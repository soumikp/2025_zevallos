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DDD5" w14:textId="7BCC832E" w:rsidR="00394617" w:rsidRPr="00394617" w:rsidRDefault="00394617" w:rsidP="00394617">
      <w:pPr>
        <w:spacing w:before="100" w:beforeAutospacing="1" w:after="100" w:afterAutospacing="1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394617">
        <w:rPr>
          <w:rFonts w:eastAsia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VA Data for HPV Vaccination Simulation</w:t>
      </w:r>
    </w:p>
    <w:p w14:paraId="0352B141" w14:textId="77777777" w:rsidR="00394617" w:rsidRPr="00394617" w:rsidRDefault="00394617" w:rsidP="00394617">
      <w:pPr>
        <w:spacing w:before="100" w:beforeAutospacing="1" w:after="100" w:afterAutospacing="1"/>
        <w:outlineLvl w:val="2"/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  <w:t>1. Population Structure and Demographics</w:t>
      </w:r>
    </w:p>
    <w:p w14:paraId="1666B121" w14:textId="08298449" w:rsidR="00394617" w:rsidRPr="00394617" w:rsidRDefault="00394617" w:rsidP="00394617">
      <w:pPr>
        <w:spacing w:before="100" w:beforeAutospacing="1" w:after="100" w:afterAutospacing="1"/>
        <w:outlineLvl w:val="3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Patient Demographics (</w:t>
      </w:r>
      <w:r w:rsidRPr="00394617">
        <w:rPr>
          <w:rFonts w:eastAsia="Times New Roman" w:cs="Times New Roman"/>
          <w:color w:val="000000"/>
          <w:kern w:val="0"/>
          <w:highlight w:val="yellow"/>
          <w:lang w:val="en-US"/>
          <w14:ligatures w14:val="none"/>
        </w:rPr>
        <w:t>unsure of time duration</w:t>
      </w: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)</w:t>
      </w:r>
    </w:p>
    <w:p w14:paraId="7CA60066" w14:textId="2BE379D9" w:rsidR="00394617" w:rsidRPr="00394617" w:rsidRDefault="00394617" w:rsidP="0039461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Patient ID</w:t>
      </w:r>
    </w:p>
    <w:p w14:paraId="076A4FDB" w14:textId="33BD0BFE" w:rsidR="00394617" w:rsidRPr="00394617" w:rsidRDefault="00394617" w:rsidP="0039461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 xml:space="preserve">Age (continuous or 5-year age groups: 20-24, 25-29, </w:t>
      </w:r>
      <w:r w:rsidR="003F35AB">
        <w:rPr>
          <w:rFonts w:eastAsia="Times New Roman" w:cs="Times New Roman"/>
          <w:color w:val="000000"/>
          <w:kern w:val="0"/>
          <w:lang w:val="en-US"/>
          <w14:ligatures w14:val="none"/>
        </w:rPr>
        <w:t>…</w:t>
      </w: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, 80-84, 85+)</w:t>
      </w:r>
    </w:p>
    <w:p w14:paraId="14862F58" w14:textId="2F77A0A5" w:rsidR="00394617" w:rsidRPr="00394617" w:rsidRDefault="00394617" w:rsidP="0039461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Sex </w:t>
      </w:r>
    </w:p>
    <w:p w14:paraId="7AD311F1" w14:textId="77777777" w:rsidR="00394617" w:rsidRPr="00394617" w:rsidRDefault="00394617" w:rsidP="0039461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Race/ethnicity (for subgroup analysis)</w:t>
      </w:r>
    </w:p>
    <w:p w14:paraId="0E6435A0" w14:textId="0EC3F31B" w:rsidR="00394617" w:rsidRDefault="00394617" w:rsidP="0039461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Geographic location (VISN, state, Rural/Urban, ADI)</w:t>
      </w:r>
    </w:p>
    <w:p w14:paraId="11B00B9F" w14:textId="77777777" w:rsidR="00667B73" w:rsidRPr="00667B73" w:rsidRDefault="00667B73" w:rsidP="00667B7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b/>
          <w:bCs/>
          <w:color w:val="000000"/>
          <w:kern w:val="0"/>
          <w:lang w:val="en-US"/>
          <w14:ligatures w14:val="none"/>
          <w:rPrChange w:id="0" w:author="Soumik Purkayastha" w:date="2025-07-17T14:11:00Z" w16du:dateUtc="2025-07-17T18:1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667B73">
        <w:rPr>
          <w:rFonts w:eastAsia="Times New Roman" w:cs="Times New Roman"/>
          <w:b/>
          <w:bCs/>
          <w:color w:val="000000"/>
          <w:kern w:val="0"/>
          <w:lang w:val="en-US"/>
          <w14:ligatures w14:val="none"/>
          <w:rPrChange w:id="1" w:author="Soumik Purkayastha" w:date="2025-07-17T14:11:00Z" w16du:dateUtc="2025-07-17T18:1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Branch of military (?)</w:t>
      </w:r>
    </w:p>
    <w:p w14:paraId="29BA9C1E" w14:textId="77777777" w:rsidR="00667B73" w:rsidRPr="00667B73" w:rsidRDefault="00667B73" w:rsidP="00667B7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b/>
          <w:bCs/>
          <w:color w:val="000000"/>
          <w:kern w:val="0"/>
          <w:lang w:val="en-US"/>
          <w14:ligatures w14:val="none"/>
          <w:rPrChange w:id="2" w:author="Soumik Purkayastha" w:date="2025-07-17T14:11:00Z" w16du:dateUtc="2025-07-17T18:1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667B73">
        <w:rPr>
          <w:rFonts w:eastAsia="Times New Roman" w:cs="Times New Roman"/>
          <w:b/>
          <w:bCs/>
          <w:color w:val="000000"/>
          <w:kern w:val="0"/>
          <w:lang w:val="en-US"/>
          <w14:ligatures w14:val="none"/>
          <w:rPrChange w:id="3" w:author="Soumik Purkayastha" w:date="2025-07-17T14:11:00Z" w16du:dateUtc="2025-07-17T18:1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USVETS – for education</w:t>
      </w:r>
    </w:p>
    <w:p w14:paraId="6DD28A14" w14:textId="4EECA50C" w:rsidR="00394617" w:rsidRPr="00394617" w:rsidRDefault="00394617" w:rsidP="00394617">
      <w:pPr>
        <w:spacing w:before="100" w:beforeAutospacing="1" w:after="100" w:afterAutospacing="1"/>
        <w:outlineLvl w:val="3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Inclusion Criteria (</w:t>
      </w:r>
      <w:r w:rsidRPr="00394617">
        <w:rPr>
          <w:rFonts w:eastAsia="Times New Roman" w:cs="Times New Roman"/>
          <w:color w:val="000000"/>
          <w:kern w:val="0"/>
          <w:highlight w:val="yellow"/>
          <w:lang w:val="en-US"/>
          <w14:ligatures w14:val="none"/>
        </w:rPr>
        <w:t>need input from Angela/Jose</w:t>
      </w: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)</w:t>
      </w:r>
    </w:p>
    <w:p w14:paraId="41080F69" w14:textId="7A958DE8" w:rsidR="00394617" w:rsidRPr="00394617" w:rsidRDefault="00394617" w:rsidP="0039461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 xml:space="preserve">Veterans aged </w:t>
      </w:r>
      <w:ins w:id="4" w:author="Soumik Purkayastha" w:date="2025-07-17T14:11:00Z" w16du:dateUtc="2025-07-17T18:11:00Z">
        <w:r w:rsidR="00667B73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18</w:t>
        </w:r>
      </w:ins>
      <w:del w:id="5" w:author="Soumik Purkayastha" w:date="2025-07-17T14:11:00Z" w16du:dateUtc="2025-07-17T18:11:00Z">
        <w:r w:rsidRPr="00394617" w:rsidDel="00667B73">
          <w:rPr>
            <w:rFonts w:eastAsia="Times New Roman" w:cs="Times New Roman"/>
            <w:color w:val="000000"/>
            <w:kern w:val="0"/>
            <w:lang w:val="en-US"/>
            <w14:ligatures w14:val="none"/>
          </w:rPr>
          <w:delText>20</w:delText>
        </w:r>
      </w:del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-</w:t>
      </w:r>
      <w:del w:id="6" w:author="Soumik Purkayastha" w:date="2025-07-17T14:11:00Z" w16du:dateUtc="2025-07-17T18:11:00Z">
        <w:r w:rsidRPr="00394617" w:rsidDel="00667B73">
          <w:rPr>
            <w:rFonts w:eastAsia="Times New Roman" w:cs="Times New Roman"/>
            <w:color w:val="000000"/>
            <w:kern w:val="0"/>
            <w:lang w:val="en-US"/>
            <w14:ligatures w14:val="none"/>
          </w:rPr>
          <w:delText xml:space="preserve">85 </w:delText>
        </w:r>
      </w:del>
      <w:ins w:id="7" w:author="Soumik Purkayastha" w:date="2025-07-17T14:11:00Z" w16du:dateUtc="2025-07-17T18:11:00Z">
        <w:r w:rsidR="00667B73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4</w:t>
        </w:r>
        <w:r w:rsidR="00667B73" w:rsidRPr="00394617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5 </w:t>
        </w:r>
      </w:ins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years (model age range)</w:t>
      </w:r>
    </w:p>
    <w:p w14:paraId="6D44096E" w14:textId="76D4E64E" w:rsidR="00394617" w:rsidRPr="00394617" w:rsidRDefault="00394617" w:rsidP="0039461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At least one primary care visit between 2018-2023</w:t>
      </w:r>
      <w:ins w:id="8" w:author="Soumik Purkayastha" w:date="2025-07-17T14:11:00Z" w16du:dateUtc="2025-07-17T18:11:00Z">
        <w:r w:rsidR="00667B73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(?)</w:t>
        </w:r>
        <w:r w:rsidR="000B6F13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is this sufficient to define as ‘enrolle</w:t>
        </w:r>
      </w:ins>
      <w:ins w:id="9" w:author="Soumik Purkayastha" w:date="2025-07-17T14:12:00Z" w16du:dateUtc="2025-07-17T18:12:00Z">
        <w:r w:rsidR="000B6F13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d’? </w:t>
        </w:r>
      </w:ins>
    </w:p>
    <w:p w14:paraId="662ABC71" w14:textId="0269240E" w:rsidR="00394617" w:rsidRDefault="00394617" w:rsidP="00394617">
      <w:pPr>
        <w:numPr>
          <w:ilvl w:val="0"/>
          <w:numId w:val="4"/>
        </w:numPr>
        <w:spacing w:before="100" w:beforeAutospacing="1" w:after="100" w:afterAutospacing="1"/>
        <w:rPr>
          <w:ins w:id="10" w:author="Soumik Purkayastha" w:date="2025-07-17T14:12:00Z" w16du:dateUtc="2025-07-17T18:12:00Z"/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Enrolled in VHA healthcare system</w:t>
      </w:r>
      <w:ins w:id="11" w:author="Soumik Purkayastha" w:date="2025-07-17T14:12:00Z" w16du:dateUtc="2025-07-17T18:12:00Z">
        <w:r w:rsidR="000B6F13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– we do have enrollment data and </w:t>
        </w:r>
      </w:ins>
    </w:p>
    <w:p w14:paraId="352C062D" w14:textId="463B3FA0" w:rsidR="00931FB5" w:rsidRDefault="00931FB5" w:rsidP="00394617">
      <w:pPr>
        <w:numPr>
          <w:ilvl w:val="0"/>
          <w:numId w:val="4"/>
        </w:numPr>
        <w:spacing w:before="100" w:beforeAutospacing="1" w:after="100" w:afterAutospacing="1"/>
        <w:rPr>
          <w:ins w:id="12" w:author="Soumik Purkayastha" w:date="2025-07-17T14:12:00Z" w16du:dateUtc="2025-07-17T18:12:00Z"/>
          <w:rFonts w:eastAsia="Times New Roman" w:cs="Times New Roman"/>
          <w:color w:val="000000"/>
          <w:kern w:val="0"/>
          <w:lang w:val="en-US"/>
          <w14:ligatures w14:val="none"/>
        </w:rPr>
      </w:pPr>
      <w:ins w:id="13" w:author="Soumik Purkayastha" w:date="2025-07-17T14:12:00Z" w16du:dateUtc="2025-07-17T18:12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VINCI programmer: needs info on study population. </w:t>
        </w:r>
      </w:ins>
    </w:p>
    <w:p w14:paraId="1ED6E39E" w14:textId="2712E923" w:rsidR="00931FB5" w:rsidRDefault="00931FB5" w:rsidP="00931FB5">
      <w:pPr>
        <w:numPr>
          <w:ilvl w:val="1"/>
          <w:numId w:val="4"/>
        </w:numPr>
        <w:spacing w:before="100" w:beforeAutospacing="1" w:after="100" w:afterAutospacing="1"/>
        <w:rPr>
          <w:ins w:id="14" w:author="Soumik Purkayastha" w:date="2025-07-17T14:12:00Z" w16du:dateUtc="2025-07-17T18:12:00Z"/>
          <w:rFonts w:eastAsia="Times New Roman" w:cs="Times New Roman"/>
          <w:color w:val="000000"/>
          <w:kern w:val="0"/>
          <w:lang w:val="en-US"/>
          <w14:ligatures w14:val="none"/>
        </w:rPr>
      </w:pPr>
      <w:ins w:id="15" w:author="Soumik Purkayastha" w:date="2025-07-17T14:12:00Z" w16du:dateUtc="2025-07-17T18:12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Age requirement is broadest criterion</w:t>
        </w:r>
      </w:ins>
    </w:p>
    <w:p w14:paraId="6FBBF0B7" w14:textId="02E4F935" w:rsidR="00931FB5" w:rsidRDefault="00931FB5" w:rsidP="00931FB5">
      <w:pPr>
        <w:numPr>
          <w:ilvl w:val="1"/>
          <w:numId w:val="4"/>
        </w:numPr>
        <w:spacing w:before="100" w:beforeAutospacing="1" w:after="100" w:afterAutospacing="1"/>
        <w:rPr>
          <w:ins w:id="16" w:author="Soumik Purkayastha" w:date="2025-07-17T14:12:00Z" w16du:dateUtc="2025-07-17T18:12:00Z"/>
          <w:rFonts w:eastAsia="Times New Roman" w:cs="Times New Roman"/>
          <w:color w:val="000000"/>
          <w:kern w:val="0"/>
          <w:lang w:val="en-US"/>
          <w14:ligatures w14:val="none"/>
        </w:rPr>
      </w:pPr>
      <w:ins w:id="17" w:author="Soumik Purkayastha" w:date="2025-07-17T14:12:00Z" w16du:dateUtc="2025-07-17T18:12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Enrolment is </w:t>
        </w:r>
        <w:proofErr w:type="gramStart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next</w:t>
        </w:r>
        <w:proofErr w:type="gramEnd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thing.</w:t>
        </w:r>
      </w:ins>
    </w:p>
    <w:p w14:paraId="339B57A2" w14:textId="7C504FAC" w:rsidR="009E2BDB" w:rsidRDefault="009E2BDB" w:rsidP="00931FB5">
      <w:pPr>
        <w:numPr>
          <w:ilvl w:val="1"/>
          <w:numId w:val="4"/>
        </w:numPr>
        <w:spacing w:before="100" w:beforeAutospacing="1" w:after="100" w:afterAutospacing="1"/>
        <w:rPr>
          <w:ins w:id="18" w:author="Soumik Purkayastha" w:date="2025-07-17T14:13:00Z" w16du:dateUtc="2025-07-17T18:13:00Z"/>
          <w:rFonts w:eastAsia="Times New Roman" w:cs="Times New Roman"/>
          <w:color w:val="000000"/>
          <w:kern w:val="0"/>
          <w:lang w:val="en-US"/>
          <w14:ligatures w14:val="none"/>
        </w:rPr>
      </w:pPr>
      <w:proofErr w:type="gramStart"/>
      <w:ins w:id="19" w:author="Soumik Purkayastha" w:date="2025-07-17T14:12:00Z" w16du:dateUtc="2025-07-17T18:12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P</w:t>
        </w:r>
      </w:ins>
      <w:ins w:id="20" w:author="Soumik Purkayastha" w:date="2025-07-17T14:13:00Z" w16du:dateUtc="2025-07-17T18:13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rimary</w:t>
        </w:r>
        <w:proofErr w:type="gramEnd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care visit is TBD. </w:t>
        </w:r>
      </w:ins>
    </w:p>
    <w:p w14:paraId="68661612" w14:textId="23756033" w:rsidR="009E2BDB" w:rsidRDefault="009E2BDB" w:rsidP="009E2BDB">
      <w:pPr>
        <w:numPr>
          <w:ilvl w:val="0"/>
          <w:numId w:val="4"/>
        </w:numPr>
        <w:spacing w:before="100" w:beforeAutospacing="1" w:after="100" w:afterAutospacing="1"/>
        <w:rPr>
          <w:ins w:id="21" w:author="Soumik Purkayastha" w:date="2025-07-17T14:13:00Z" w16du:dateUtc="2025-07-17T18:13:00Z"/>
          <w:rFonts w:eastAsia="Times New Roman" w:cs="Times New Roman"/>
          <w:color w:val="000000"/>
          <w:kern w:val="0"/>
          <w:lang w:val="en-US"/>
          <w14:ligatures w14:val="none"/>
        </w:rPr>
      </w:pPr>
      <w:ins w:id="22" w:author="Soumik Purkayastha" w:date="2025-07-17T14:13:00Z" w16du:dateUtc="2025-07-17T18:13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Request: one O/P visit during 2018-23 timeframe with age &lt;= 45. </w:t>
        </w:r>
      </w:ins>
    </w:p>
    <w:p w14:paraId="324174CA" w14:textId="4CB76111" w:rsidR="009E2BDB" w:rsidRPr="00394617" w:rsidRDefault="009E2BDB" w:rsidP="009E2BD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  <w:pPrChange w:id="23" w:author="Soumik Purkayastha" w:date="2025-07-17T14:13:00Z" w16du:dateUtc="2025-07-17T18:13:00Z">
          <w:pPr>
            <w:numPr>
              <w:numId w:val="4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24" w:author="Soumik Purkayastha" w:date="2025-07-17T14:13:00Z" w16du:dateUtc="2025-07-17T18:13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Any further refinement by ourselves.</w:t>
        </w:r>
      </w:ins>
    </w:p>
    <w:p w14:paraId="108C2215" w14:textId="77777777" w:rsidR="00394617" w:rsidRPr="00394617" w:rsidRDefault="00394617" w:rsidP="00394617">
      <w:pPr>
        <w:spacing w:before="100" w:beforeAutospacing="1" w:after="100" w:afterAutospacing="1"/>
        <w:outlineLvl w:val="2"/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  <w:t>2. HPV Vaccination Data</w:t>
      </w:r>
    </w:p>
    <w:p w14:paraId="6B0429BC" w14:textId="4B46614C" w:rsidR="00394617" w:rsidRPr="00394617" w:rsidRDefault="00394617" w:rsidP="00394617">
      <w:pPr>
        <w:spacing w:before="100" w:beforeAutospacing="1" w:after="100" w:afterAutospacing="1"/>
        <w:outlineLvl w:val="3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Vaccination Records (</w:t>
      </w:r>
      <w:r w:rsidRPr="00394617">
        <w:rPr>
          <w:rFonts w:eastAsia="Times New Roman" w:cs="Times New Roman"/>
          <w:color w:val="000000"/>
          <w:kern w:val="0"/>
          <w:highlight w:val="yellow"/>
          <w:lang w:val="en-US"/>
          <w14:ligatures w14:val="none"/>
        </w:rPr>
        <w:t>unsure of time duration</w:t>
      </w:r>
      <w:r>
        <w:rPr>
          <w:rFonts w:eastAsia="Times New Roman" w:cs="Times New Roman"/>
          <w:color w:val="000000"/>
          <w:kern w:val="0"/>
          <w:lang w:val="en-US"/>
          <w14:ligatures w14:val="none"/>
        </w:rPr>
        <w:t>, would make sense to track all patients in the cohort</w:t>
      </w: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)</w:t>
      </w:r>
    </w:p>
    <w:p w14:paraId="2961CE98" w14:textId="77777777" w:rsidR="00CF1748" w:rsidRDefault="00394617" w:rsidP="00394617">
      <w:pPr>
        <w:numPr>
          <w:ilvl w:val="0"/>
          <w:numId w:val="5"/>
        </w:numPr>
        <w:spacing w:before="100" w:beforeAutospacing="1" w:after="100" w:afterAutospacing="1"/>
        <w:rPr>
          <w:ins w:id="25" w:author="Soumik Purkayastha" w:date="2025-07-17T14:14:00Z" w16du:dateUtc="2025-07-17T18:14:00Z"/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Vaccination status (vaccinated/unvaccinated)</w:t>
      </w:r>
      <w:ins w:id="26" w:author="Soumik Purkayastha" w:date="2025-07-17T14:13:00Z" w16du:dateUtc="2025-07-17T18:13:00Z">
        <w:r w:rsidR="00CF1748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</w:t>
        </w:r>
      </w:ins>
    </w:p>
    <w:p w14:paraId="19C214A6" w14:textId="28A05175" w:rsidR="00394617" w:rsidRPr="00394617" w:rsidRDefault="00CF1748" w:rsidP="00CF174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  <w:pPrChange w:id="27" w:author="Soumik Purkayastha" w:date="2025-07-17T14:14:00Z" w16du:dateUtc="2025-07-17T18:14:00Z">
          <w:pPr>
            <w:numPr>
              <w:numId w:val="5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28" w:author="Soumik Purkayastha" w:date="2025-07-17T14:14:00Z" w16du:dateUtc="2025-07-17T18:14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CPRS/VINCI vaccination data</w:t>
        </w:r>
      </w:ins>
    </w:p>
    <w:p w14:paraId="459EE7D1" w14:textId="6E3DB68A" w:rsidR="00394617" w:rsidRPr="00394617" w:rsidRDefault="00394617" w:rsidP="0039461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Vaccine type (</w:t>
      </w:r>
      <w:ins w:id="29" w:author="Soumik Purkayastha" w:date="2025-07-17T14:14:00Z" w16du:dateUtc="2025-07-17T18:14:00Z">
        <w:r w:rsidR="001045D6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only one is available probably, can drop</w:t>
        </w:r>
      </w:ins>
      <w:del w:id="30" w:author="Soumik Purkayastha" w:date="2025-07-17T14:14:00Z" w16du:dateUtc="2025-07-17T18:14:00Z">
        <w:r w:rsidRPr="00394617" w:rsidDel="001045D6">
          <w:rPr>
            <w:rFonts w:eastAsia="Times New Roman" w:cs="Times New Roman"/>
            <w:color w:val="000000"/>
            <w:kern w:val="0"/>
            <w:lang w:val="en-US"/>
            <w14:ligatures w14:val="none"/>
          </w:rPr>
          <w:delText>if available</w:delText>
        </w:r>
      </w:del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)</w:t>
      </w:r>
    </w:p>
    <w:p w14:paraId="26D8FA95" w14:textId="77777777" w:rsidR="001045D6" w:rsidRDefault="00394617" w:rsidP="00394617">
      <w:pPr>
        <w:numPr>
          <w:ilvl w:val="0"/>
          <w:numId w:val="5"/>
        </w:numPr>
        <w:spacing w:before="100" w:beforeAutospacing="1" w:after="100" w:afterAutospacing="1"/>
        <w:rPr>
          <w:ins w:id="31" w:author="Soumik Purkayastha" w:date="2025-07-17T14:14:00Z" w16du:dateUtc="2025-07-17T18:14:00Z"/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Number of doses received (1, 2, 3+ doses)</w:t>
      </w:r>
      <w:ins w:id="32" w:author="Soumik Purkayastha" w:date="2025-07-17T14:14:00Z" w16du:dateUtc="2025-07-17T18:14:00Z">
        <w:r w:rsidR="001045D6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</w:t>
        </w:r>
      </w:ins>
    </w:p>
    <w:p w14:paraId="7C3009A6" w14:textId="148550F2" w:rsidR="00394617" w:rsidRDefault="001045D6" w:rsidP="001045D6">
      <w:pPr>
        <w:numPr>
          <w:ilvl w:val="1"/>
          <w:numId w:val="5"/>
        </w:numPr>
        <w:spacing w:before="100" w:beforeAutospacing="1" w:after="100" w:afterAutospacing="1"/>
        <w:rPr>
          <w:ins w:id="33" w:author="Soumik Purkayastha" w:date="2025-07-17T14:15:00Z" w16du:dateUtc="2025-07-17T18:15:00Z"/>
          <w:rFonts w:eastAsia="Times New Roman" w:cs="Times New Roman"/>
          <w:color w:val="000000"/>
          <w:kern w:val="0"/>
          <w:lang w:val="en-US"/>
          <w14:ligatures w14:val="none"/>
        </w:rPr>
      </w:pPr>
      <w:proofErr w:type="gramStart"/>
      <w:ins w:id="34" w:author="Soumik Purkayastha" w:date="2025-07-17T14:15:00Z" w16du:dateUtc="2025-07-17T18:15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Have to</w:t>
        </w:r>
        <w:proofErr w:type="gramEnd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differentiate b/w those vets being actively vaccinated</w:t>
        </w:r>
        <w:r w:rsidR="00EB3F89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v/s those already vaccinated. </w:t>
        </w:r>
      </w:ins>
    </w:p>
    <w:p w14:paraId="4F66805E" w14:textId="4F7D8B74" w:rsidR="00EB3F89" w:rsidRPr="00394617" w:rsidRDefault="00EB3F89" w:rsidP="001045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  <w:pPrChange w:id="35" w:author="Soumik Purkayastha" w:date="2025-07-17T14:14:00Z" w16du:dateUtc="2025-07-17T18:14:00Z">
          <w:pPr>
            <w:numPr>
              <w:numId w:val="5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36" w:author="Soumik Purkayastha" w:date="2025-07-17T14:15:00Z" w16du:dateUtc="2025-07-17T18:15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Were you vaccinated prior to VA enrollment/was your vaccination done within the VA? </w:t>
        </w:r>
      </w:ins>
    </w:p>
    <w:p w14:paraId="59EF2581" w14:textId="77777777" w:rsidR="00394617" w:rsidRDefault="00394617" w:rsidP="00394617">
      <w:pPr>
        <w:numPr>
          <w:ilvl w:val="0"/>
          <w:numId w:val="5"/>
        </w:numPr>
        <w:spacing w:before="100" w:beforeAutospacing="1" w:after="100" w:afterAutospacing="1"/>
        <w:rPr>
          <w:ins w:id="37" w:author="Soumik Purkayastha" w:date="2025-07-17T14:15:00Z" w16du:dateUtc="2025-07-17T18:15:00Z"/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Vaccination dates (for age at vaccination)</w:t>
      </w:r>
    </w:p>
    <w:p w14:paraId="2CD6C9F7" w14:textId="5E9E70B0" w:rsidR="00EB3F89" w:rsidRDefault="00EB3F89" w:rsidP="00EB3F89">
      <w:pPr>
        <w:numPr>
          <w:ilvl w:val="1"/>
          <w:numId w:val="5"/>
        </w:numPr>
        <w:spacing w:before="100" w:beforeAutospacing="1" w:after="100" w:afterAutospacing="1"/>
        <w:rPr>
          <w:ins w:id="38" w:author="Soumik Purkayastha" w:date="2025-07-17T14:15:00Z" w16du:dateUtc="2025-07-17T18:15:00Z"/>
          <w:rFonts w:eastAsia="Times New Roman" w:cs="Times New Roman"/>
          <w:color w:val="000000"/>
          <w:kern w:val="0"/>
          <w:lang w:val="en-US"/>
          <w14:ligatures w14:val="none"/>
        </w:rPr>
      </w:pPr>
      <w:ins w:id="39" w:author="Soumik Purkayastha" w:date="2025-07-17T14:15:00Z" w16du:dateUtc="2025-07-17T18:15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12-18</w:t>
        </w:r>
      </w:ins>
    </w:p>
    <w:p w14:paraId="193EDD25" w14:textId="6D8A5414" w:rsidR="00EB3F89" w:rsidRDefault="00EB3F89" w:rsidP="00EB3F89">
      <w:pPr>
        <w:numPr>
          <w:ilvl w:val="1"/>
          <w:numId w:val="5"/>
        </w:numPr>
        <w:spacing w:before="100" w:beforeAutospacing="1" w:after="100" w:afterAutospacing="1"/>
        <w:rPr>
          <w:ins w:id="40" w:author="Soumik Purkayastha" w:date="2025-07-17T14:16:00Z" w16du:dateUtc="2025-07-17T18:16:00Z"/>
          <w:rFonts w:eastAsia="Times New Roman" w:cs="Times New Roman"/>
          <w:color w:val="000000"/>
          <w:kern w:val="0"/>
          <w:lang w:val="en-US"/>
          <w14:ligatures w14:val="none"/>
        </w:rPr>
      </w:pPr>
      <w:proofErr w:type="gramStart"/>
      <w:ins w:id="41" w:author="Soumik Purkayastha" w:date="2025-07-17T14:15:00Z" w16du:dateUtc="2025-07-17T18:15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Active duty</w:t>
        </w:r>
        <w:proofErr w:type="gramEnd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mili</w:t>
        </w:r>
      </w:ins>
      <w:ins w:id="42" w:author="Soumik Purkayastha" w:date="2025-07-17T14:16:00Z" w16du:dateUtc="2025-07-17T18:16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tary</w:t>
        </w:r>
      </w:ins>
    </w:p>
    <w:p w14:paraId="3565130A" w14:textId="7C20D785" w:rsidR="00EB3F89" w:rsidRDefault="00EB3F89" w:rsidP="00EB3F89">
      <w:pPr>
        <w:numPr>
          <w:ilvl w:val="1"/>
          <w:numId w:val="5"/>
        </w:numPr>
        <w:spacing w:before="100" w:beforeAutospacing="1" w:after="100" w:afterAutospacing="1"/>
        <w:rPr>
          <w:ins w:id="43" w:author="Soumik Purkayastha" w:date="2025-07-17T14:16:00Z" w16du:dateUtc="2025-07-17T18:16:00Z"/>
          <w:rFonts w:eastAsia="Times New Roman" w:cs="Times New Roman"/>
          <w:color w:val="000000"/>
          <w:kern w:val="0"/>
          <w:lang w:val="en-US"/>
          <w14:ligatures w14:val="none"/>
        </w:rPr>
      </w:pPr>
      <w:ins w:id="44" w:author="Soumik Purkayastha" w:date="2025-07-17T14:16:00Z" w16du:dateUtc="2025-07-17T18:16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lastRenderedPageBreak/>
          <w:t xml:space="preserve">VA enrolment. </w:t>
        </w:r>
      </w:ins>
    </w:p>
    <w:p w14:paraId="630CC126" w14:textId="3315CCD1" w:rsidR="002E21A2" w:rsidRPr="00394617" w:rsidRDefault="002E21A2" w:rsidP="002E21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ins w:id="45" w:author="Soumik Purkayastha" w:date="2025-07-17T14:16:00Z" w16du:dateUtc="2025-07-17T18:16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NLP - chart review </w:t>
        </w:r>
        <w:proofErr w:type="gramStart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needed</w:t>
        </w:r>
        <w:proofErr w:type="gramEnd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or data is already </w:t>
        </w:r>
        <w:proofErr w:type="gramStart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recorded?</w:t>
        </w:r>
        <w:proofErr w:type="gramEnd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</w:t>
        </w:r>
      </w:ins>
    </w:p>
    <w:p w14:paraId="467EBDF9" w14:textId="77777777" w:rsidR="00394617" w:rsidRPr="00394617" w:rsidRDefault="00394617" w:rsidP="0039461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Vaccination location (VHA facility or external)</w:t>
      </w:r>
    </w:p>
    <w:p w14:paraId="5D92F107" w14:textId="77777777" w:rsidR="00394617" w:rsidRPr="00394617" w:rsidRDefault="00394617" w:rsidP="00394617">
      <w:pPr>
        <w:spacing w:before="100" w:beforeAutospacing="1" w:after="100" w:afterAutospacing="1"/>
        <w:outlineLvl w:val="2"/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  <w:t>3. HPV Infection and Disease Data</w:t>
      </w:r>
    </w:p>
    <w:p w14:paraId="69358C08" w14:textId="77777777" w:rsidR="00394617" w:rsidRPr="00394617" w:rsidRDefault="00394617" w:rsidP="00394617">
      <w:pPr>
        <w:spacing w:before="100" w:beforeAutospacing="1" w:after="100" w:afterAutospacing="1"/>
        <w:outlineLvl w:val="3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HPV Testing Results (if available)</w:t>
      </w:r>
    </w:p>
    <w:p w14:paraId="4649FDBA" w14:textId="77777777" w:rsidR="00394617" w:rsidRPr="00394617" w:rsidRDefault="00394617" w:rsidP="0039461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HPV test results (positive/negative)</w:t>
      </w:r>
    </w:p>
    <w:p w14:paraId="15361F3A" w14:textId="1257F828" w:rsidR="00394617" w:rsidRPr="00394617" w:rsidRDefault="00394617" w:rsidP="0039461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HPV genotype (if available)</w:t>
      </w:r>
    </w:p>
    <w:p w14:paraId="5858B81B" w14:textId="77777777" w:rsidR="00394617" w:rsidRPr="00394617" w:rsidRDefault="00394617" w:rsidP="0039461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Test indication (screening, diagnostic, surveillance)</w:t>
      </w:r>
    </w:p>
    <w:p w14:paraId="175FDFA3" w14:textId="77777777" w:rsidR="00394617" w:rsidRPr="00394617" w:rsidRDefault="00394617" w:rsidP="00394617">
      <w:pPr>
        <w:spacing w:before="100" w:beforeAutospacing="1" w:after="100" w:afterAutospacing="1"/>
        <w:outlineLvl w:val="2"/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  <w:t>4. Cancer Incidence Data</w:t>
      </w:r>
    </w:p>
    <w:p w14:paraId="54131E25" w14:textId="35EB226A" w:rsidR="00394617" w:rsidRPr="00394617" w:rsidRDefault="00394617" w:rsidP="00394617">
      <w:pPr>
        <w:spacing w:before="100" w:beforeAutospacing="1" w:after="100" w:afterAutospacing="1"/>
        <w:outlineLvl w:val="3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Oropharyngeal Cancer Cases (</w:t>
      </w:r>
      <w:r w:rsidRPr="00394617">
        <w:rPr>
          <w:rFonts w:eastAsia="Times New Roman" w:cs="Times New Roman"/>
          <w:color w:val="000000"/>
          <w:kern w:val="0"/>
          <w:highlight w:val="yellow"/>
          <w:lang w:val="en-US"/>
          <w14:ligatures w14:val="none"/>
        </w:rPr>
        <w:t>unsure of time duration</w:t>
      </w: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)</w:t>
      </w:r>
    </w:p>
    <w:p w14:paraId="7C78588A" w14:textId="0D47B684" w:rsidR="00394617" w:rsidRDefault="00394617" w:rsidP="00394617">
      <w:pPr>
        <w:numPr>
          <w:ilvl w:val="0"/>
          <w:numId w:val="7"/>
        </w:numPr>
        <w:spacing w:before="100" w:beforeAutospacing="1" w:after="100" w:afterAutospacing="1"/>
        <w:rPr>
          <w:ins w:id="46" w:author="Soumik Purkayastha" w:date="2025-07-17T14:23:00Z" w16du:dateUtc="2025-07-17T18:23:00Z"/>
          <w:rFonts w:eastAsia="Times New Roman" w:cs="Times New Roman"/>
          <w:b/>
          <w:bCs/>
          <w:color w:val="000000"/>
          <w:kern w:val="0"/>
          <w:lang w:val="en-US"/>
          <w14:ligatures w14:val="none"/>
        </w:rPr>
      </w:pPr>
      <w:r w:rsidRPr="00116E5E">
        <w:rPr>
          <w:rFonts w:eastAsia="Times New Roman" w:cs="Times New Roman"/>
          <w:b/>
          <w:bCs/>
          <w:color w:val="000000"/>
          <w:kern w:val="0"/>
          <w:lang w:val="en-US"/>
          <w14:ligatures w14:val="none"/>
          <w:rPrChange w:id="47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Cancer diagnosis (unsure what ICD10 codes are for this diagnosis)</w:t>
      </w:r>
    </w:p>
    <w:p w14:paraId="24AD194A" w14:textId="18F7EB2D" w:rsidR="00116E5E" w:rsidRPr="00116E5E" w:rsidRDefault="00116E5E" w:rsidP="00116E5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b/>
          <w:bCs/>
          <w:color w:val="000000"/>
          <w:kern w:val="0"/>
          <w:lang w:val="en-US"/>
          <w14:ligatures w14:val="none"/>
          <w:rPrChange w:id="48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pPrChange w:id="49" w:author="Soumik Purkayastha" w:date="2025-07-17T14:23:00Z" w16du:dateUtc="2025-07-17T18:23:00Z">
          <w:pPr>
            <w:numPr>
              <w:numId w:val="7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50" w:author="Soumik Purkayastha" w:date="2025-07-17T14:23:00Z" w16du:dateUtc="2025-07-17T18:23:00Z">
        <w:r>
          <w:rPr>
            <w:rFonts w:eastAsia="Times New Roman" w:cs="Times New Roman"/>
            <w:b/>
            <w:bCs/>
            <w:color w:val="000000"/>
            <w:kern w:val="0"/>
            <w:lang w:val="en-US"/>
            <w14:ligatures w14:val="none"/>
          </w:rPr>
          <w:t xml:space="preserve">We can get this under </w:t>
        </w:r>
        <w:proofErr w:type="gramStart"/>
        <w:r>
          <w:rPr>
            <w:rFonts w:eastAsia="Times New Roman" w:cs="Times New Roman"/>
            <w:b/>
            <w:bCs/>
            <w:color w:val="000000"/>
            <w:kern w:val="0"/>
            <w:lang w:val="en-US"/>
            <w14:ligatures w14:val="none"/>
          </w:rPr>
          <w:t>current</w:t>
        </w:r>
        <w:proofErr w:type="gramEnd"/>
        <w:r>
          <w:rPr>
            <w:rFonts w:eastAsia="Times New Roman" w:cs="Times New Roman"/>
            <w:b/>
            <w:bCs/>
            <w:color w:val="000000"/>
            <w:kern w:val="0"/>
            <w:lang w:val="en-US"/>
            <w14:ligatures w14:val="none"/>
          </w:rPr>
          <w:t xml:space="preserve"> IRB.</w:t>
        </w:r>
      </w:ins>
    </w:p>
    <w:p w14:paraId="31430721" w14:textId="77777777" w:rsidR="00394617" w:rsidRPr="00394617" w:rsidRDefault="00394617" w:rsidP="0039461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HPV status (if available from pathology reports)</w:t>
      </w:r>
    </w:p>
    <w:p w14:paraId="737547C4" w14:textId="77777777" w:rsidR="00394617" w:rsidRPr="00394617" w:rsidRDefault="00394617" w:rsidP="0039461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Date of diagnosis</w:t>
      </w:r>
    </w:p>
    <w:p w14:paraId="2D2174EF" w14:textId="4B7077BB" w:rsidR="00394617" w:rsidRPr="00394617" w:rsidRDefault="00394617" w:rsidP="0039461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Stage at diagnosis.</w:t>
      </w:r>
    </w:p>
    <w:p w14:paraId="778FAE71" w14:textId="77777777" w:rsidR="00394617" w:rsidRPr="00394617" w:rsidRDefault="00394617" w:rsidP="00394617">
      <w:pPr>
        <w:spacing w:before="100" w:beforeAutospacing="1" w:after="100" w:afterAutospacing="1"/>
        <w:outlineLvl w:val="2"/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  <w:t>5. Mortality Data</w:t>
      </w:r>
    </w:p>
    <w:p w14:paraId="5E24190A" w14:textId="78DEE5FC" w:rsidR="00394617" w:rsidRPr="00394617" w:rsidRDefault="00394617" w:rsidP="00394617">
      <w:pPr>
        <w:spacing w:before="100" w:beforeAutospacing="1" w:after="100" w:afterAutospacing="1"/>
        <w:outlineLvl w:val="3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 xml:space="preserve">Death Records </w:t>
      </w:r>
    </w:p>
    <w:p w14:paraId="29E1755E" w14:textId="77777777" w:rsidR="00394617" w:rsidRPr="00585B8F" w:rsidRDefault="00394617" w:rsidP="0039461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51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585B8F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52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Date of death</w:t>
      </w:r>
    </w:p>
    <w:p w14:paraId="49605DBB" w14:textId="622FF8E9" w:rsidR="00394617" w:rsidRDefault="00394617" w:rsidP="00394617">
      <w:pPr>
        <w:numPr>
          <w:ilvl w:val="0"/>
          <w:numId w:val="8"/>
        </w:numPr>
        <w:spacing w:before="100" w:beforeAutospacing="1" w:after="100" w:afterAutospacing="1"/>
        <w:rPr>
          <w:ins w:id="53" w:author="Soumik Purkayastha" w:date="2025-07-17T14:23:00Z" w16du:dateUtc="2025-07-17T18:23:00Z"/>
          <w:rFonts w:eastAsia="Times New Roman" w:cs="Times New Roman"/>
          <w:strike/>
          <w:color w:val="000000"/>
          <w:kern w:val="0"/>
          <w:lang w:val="en-US"/>
          <w14:ligatures w14:val="none"/>
        </w:rPr>
      </w:pPr>
      <w:r w:rsidRPr="00585B8F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54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Cause of death (ICD-10 codes)</w:t>
      </w:r>
      <w:ins w:id="55" w:author="Soumik Purkayastha" w:date="2025-07-17T14:23:00Z" w16du:dateUtc="2025-07-17T18:23:00Z">
        <w:r w:rsidR="00585B8F">
          <w:rPr>
            <w:rFonts w:eastAsia="Times New Roman" w:cs="Times New Roman"/>
            <w:strike/>
            <w:color w:val="000000"/>
            <w:kern w:val="0"/>
            <w:lang w:val="en-US"/>
            <w14:ligatures w14:val="none"/>
          </w:rPr>
          <w:t xml:space="preserve"> </w:t>
        </w:r>
      </w:ins>
    </w:p>
    <w:p w14:paraId="16106470" w14:textId="718F4959" w:rsidR="00585B8F" w:rsidRPr="00585B8F" w:rsidRDefault="00585B8F" w:rsidP="00585B8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56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pPrChange w:id="57" w:author="Soumik Purkayastha" w:date="2025-07-17T14:23:00Z" w16du:dateUtc="2025-07-17T18:23:00Z">
          <w:pPr>
            <w:numPr>
              <w:numId w:val="8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58" w:author="Soumik Purkayastha" w:date="2025-07-17T14:23:00Z" w16du:dateUtc="2025-07-17T18:23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NDI data – if needed (for later).</w:t>
        </w:r>
      </w:ins>
    </w:p>
    <w:p w14:paraId="10F8ACD2" w14:textId="5B6D53AB" w:rsidR="00394617" w:rsidRPr="00585B8F" w:rsidRDefault="00394617" w:rsidP="0039461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59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585B8F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60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Oropharyngeal cancer-related mortality (ICD-10 codes)</w:t>
      </w:r>
    </w:p>
    <w:p w14:paraId="2F0ABE9F" w14:textId="77777777" w:rsidR="00394617" w:rsidRPr="00585B8F" w:rsidRDefault="00394617" w:rsidP="0039461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61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585B8F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62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Other cancer deaths</w:t>
      </w:r>
    </w:p>
    <w:p w14:paraId="042E226C" w14:textId="0CEB90E9" w:rsidR="00394617" w:rsidRPr="00585B8F" w:rsidRDefault="00394617" w:rsidP="0039461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63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585B8F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64" w:author="Soumik Purkayastha" w:date="2025-07-17T14:23:00Z" w16du:dateUtc="2025-07-17T18:23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All-cause mortality.</w:t>
      </w:r>
    </w:p>
    <w:p w14:paraId="78EB3045" w14:textId="77777777" w:rsidR="00394617" w:rsidRPr="00394617" w:rsidRDefault="00394617" w:rsidP="00394617">
      <w:pPr>
        <w:spacing w:before="100" w:beforeAutospacing="1" w:after="100" w:afterAutospacing="1"/>
        <w:outlineLvl w:val="2"/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  <w:t>6. Risk Factor Data</w:t>
      </w:r>
    </w:p>
    <w:p w14:paraId="71A7B941" w14:textId="77777777" w:rsidR="00394617" w:rsidRPr="00394617" w:rsidRDefault="00394617" w:rsidP="00394617">
      <w:pPr>
        <w:spacing w:before="100" w:beforeAutospacing="1" w:after="100" w:afterAutospacing="1"/>
        <w:outlineLvl w:val="3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Behavioral and Clinical Risk Factors</w:t>
      </w:r>
    </w:p>
    <w:p w14:paraId="4A7AEBEC" w14:textId="77777777" w:rsidR="00394617" w:rsidRPr="00116E5E" w:rsidRDefault="00394617" w:rsidP="0039461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b/>
          <w:bCs/>
          <w:color w:val="000000"/>
          <w:kern w:val="0"/>
          <w:lang w:val="en-US"/>
          <w14:ligatures w14:val="none"/>
          <w:rPrChange w:id="65" w:author="Soumik Purkayastha" w:date="2025-07-17T14:22:00Z" w16du:dateUtc="2025-07-17T18:22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116E5E">
        <w:rPr>
          <w:rFonts w:eastAsia="Times New Roman" w:cs="Times New Roman"/>
          <w:b/>
          <w:bCs/>
          <w:color w:val="000000"/>
          <w:kern w:val="0"/>
          <w:lang w:val="en-US"/>
          <w14:ligatures w14:val="none"/>
          <w:rPrChange w:id="66" w:author="Soumik Purkayastha" w:date="2025-07-17T14:22:00Z" w16du:dateUtc="2025-07-17T18:22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Smoking status (current, former, never)</w:t>
      </w:r>
    </w:p>
    <w:p w14:paraId="68B99992" w14:textId="77777777" w:rsidR="00394617" w:rsidRPr="00116E5E" w:rsidRDefault="00394617" w:rsidP="0039461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b/>
          <w:bCs/>
          <w:color w:val="000000"/>
          <w:kern w:val="0"/>
          <w:lang w:val="en-US"/>
          <w14:ligatures w14:val="none"/>
          <w:rPrChange w:id="67" w:author="Soumik Purkayastha" w:date="2025-07-17T14:22:00Z" w16du:dateUtc="2025-07-17T18:22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116E5E">
        <w:rPr>
          <w:rFonts w:eastAsia="Times New Roman" w:cs="Times New Roman"/>
          <w:b/>
          <w:bCs/>
          <w:color w:val="000000"/>
          <w:kern w:val="0"/>
          <w:lang w:val="en-US"/>
          <w14:ligatures w14:val="none"/>
          <w:rPrChange w:id="68" w:author="Soumik Purkayastha" w:date="2025-07-17T14:22:00Z" w16du:dateUtc="2025-07-17T18:22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Alcohol use (current, former, never, heavy use)</w:t>
      </w:r>
    </w:p>
    <w:p w14:paraId="334551E7" w14:textId="20184853" w:rsidR="00394617" w:rsidRDefault="00394617" w:rsidP="00394617">
      <w:pPr>
        <w:numPr>
          <w:ilvl w:val="0"/>
          <w:numId w:val="9"/>
        </w:numPr>
        <w:spacing w:before="100" w:beforeAutospacing="1" w:after="100" w:afterAutospacing="1"/>
        <w:rPr>
          <w:ins w:id="69" w:author="Soumik Purkayastha" w:date="2025-07-17T14:24:00Z" w16du:dateUtc="2025-07-17T18:24:00Z"/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Sexual behavior data (</w:t>
      </w:r>
      <w:r w:rsidRPr="00394617">
        <w:rPr>
          <w:rFonts w:eastAsia="Times New Roman" w:cs="Times New Roman"/>
          <w:color w:val="000000"/>
          <w:kern w:val="0"/>
          <w:highlight w:val="yellow"/>
          <w:lang w:val="en-US"/>
          <w14:ligatures w14:val="none"/>
        </w:rPr>
        <w:t>if available</w:t>
      </w: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)</w:t>
      </w:r>
    </w:p>
    <w:p w14:paraId="6B6D3FCD" w14:textId="50FA4224" w:rsidR="00AC7F69" w:rsidRPr="00394617" w:rsidRDefault="00AC7F69" w:rsidP="00AC7F6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  <w:pPrChange w:id="70" w:author="Soumik Purkayastha" w:date="2025-07-17T14:24:00Z" w16du:dateUtc="2025-07-17T18:24:00Z">
          <w:pPr>
            <w:numPr>
              <w:numId w:val="9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71" w:author="Soumik Purkayastha" w:date="2025-07-17T14:24:00Z" w16du:dateUtc="2025-07-17T18:24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Might be available (?)</w:t>
        </w:r>
      </w:ins>
    </w:p>
    <w:p w14:paraId="0563D8EC" w14:textId="77777777" w:rsidR="00394617" w:rsidRDefault="00394617" w:rsidP="00394617">
      <w:pPr>
        <w:numPr>
          <w:ilvl w:val="0"/>
          <w:numId w:val="9"/>
        </w:numPr>
        <w:spacing w:before="100" w:beforeAutospacing="1" w:after="100" w:afterAutospacing="1"/>
        <w:rPr>
          <w:ins w:id="72" w:author="Soumik Purkayastha" w:date="2025-07-17T14:26:00Z" w16du:dateUtc="2025-07-17T18:26:00Z"/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Immunocompromising conditions (HIV, transplant, immunosuppressive medications)</w:t>
      </w:r>
    </w:p>
    <w:p w14:paraId="133DFB8D" w14:textId="0BA7EA33" w:rsidR="006515EE" w:rsidRPr="00394617" w:rsidRDefault="006515EE" w:rsidP="006515E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  <w:pPrChange w:id="73" w:author="Soumik Purkayastha" w:date="2025-07-17T14:26:00Z" w16du:dateUtc="2025-07-17T18:26:00Z">
          <w:pPr>
            <w:numPr>
              <w:numId w:val="9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74" w:author="Soumik Purkayastha" w:date="2025-07-17T14:26:00Z" w16du:dateUtc="2025-07-17T18:26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Maybe rely on NHANES</w:t>
        </w:r>
      </w:ins>
      <w:ins w:id="75" w:author="Soumik Purkayastha" w:date="2025-07-17T14:27:00Z" w16du:dateUtc="2025-07-17T18:27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(?) would</w:t>
        </w:r>
      </w:ins>
    </w:p>
    <w:p w14:paraId="62858C95" w14:textId="77777777" w:rsidR="00394617" w:rsidRDefault="00394617" w:rsidP="00394617">
      <w:pPr>
        <w:numPr>
          <w:ilvl w:val="0"/>
          <w:numId w:val="9"/>
        </w:numPr>
        <w:spacing w:before="100" w:beforeAutospacing="1" w:after="100" w:afterAutospacing="1"/>
        <w:rPr>
          <w:ins w:id="76" w:author="Soumik Purkayastha" w:date="2025-07-17T14:27:00Z" w16du:dateUtc="2025-07-17T18:27:00Z"/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lastRenderedPageBreak/>
        <w:t>Military exposure history (burn pits, chemical exposures)</w:t>
      </w:r>
    </w:p>
    <w:p w14:paraId="1376412E" w14:textId="370B5561" w:rsidR="0091473D" w:rsidRDefault="0091473D" w:rsidP="0091473D">
      <w:pPr>
        <w:numPr>
          <w:ilvl w:val="1"/>
          <w:numId w:val="9"/>
        </w:numPr>
        <w:spacing w:before="100" w:beforeAutospacing="1" w:after="100" w:afterAutospacing="1"/>
        <w:rPr>
          <w:ins w:id="77" w:author="Soumik Purkayastha" w:date="2025-07-17T14:28:00Z" w16du:dateUtc="2025-07-17T18:28:00Z"/>
          <w:rFonts w:eastAsia="Times New Roman" w:cs="Times New Roman"/>
          <w:color w:val="000000"/>
          <w:kern w:val="0"/>
          <w:lang w:val="en-US"/>
          <w14:ligatures w14:val="none"/>
        </w:rPr>
      </w:pPr>
      <w:ins w:id="78" w:author="Soumik Purkayastha" w:date="2025-07-17T14:27:00Z" w16du:dateUtc="2025-07-17T18:27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Current IRB may not </w:t>
        </w:r>
        <w:proofErr w:type="gramStart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allow</w:t>
        </w:r>
        <w:proofErr w:type="gramEnd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, but Maria has contact who is working on </w:t>
        </w:r>
        <w:proofErr w:type="spellStart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sth</w:t>
        </w:r>
        <w:proofErr w:type="spellEnd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similar so we can reach out </w:t>
        </w:r>
      </w:ins>
    </w:p>
    <w:p w14:paraId="688A8542" w14:textId="1E1E1B48" w:rsidR="00D62FFC" w:rsidRDefault="00D62FFC" w:rsidP="0091473D">
      <w:pPr>
        <w:numPr>
          <w:ilvl w:val="1"/>
          <w:numId w:val="9"/>
        </w:numPr>
        <w:spacing w:before="100" w:beforeAutospacing="1" w:after="100" w:afterAutospacing="1"/>
        <w:rPr>
          <w:ins w:id="79" w:author="Soumik Purkayastha" w:date="2025-07-17T14:28:00Z" w16du:dateUtc="2025-07-17T18:28:00Z"/>
          <w:rFonts w:eastAsia="Times New Roman" w:cs="Times New Roman"/>
          <w:color w:val="000000"/>
          <w:kern w:val="0"/>
          <w:lang w:val="en-US"/>
          <w14:ligatures w14:val="none"/>
        </w:rPr>
      </w:pPr>
      <w:ins w:id="80" w:author="Soumik Purkayastha" w:date="2025-07-17T14:28:00Z" w16du:dateUtc="2025-07-17T18:28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Time in Iraq/Time in Afghanistan?</w:t>
        </w:r>
      </w:ins>
    </w:p>
    <w:p w14:paraId="25360BC2" w14:textId="655FF625" w:rsidR="00D62FFC" w:rsidRDefault="00D62FFC" w:rsidP="0091473D">
      <w:pPr>
        <w:numPr>
          <w:ilvl w:val="1"/>
          <w:numId w:val="9"/>
        </w:numPr>
        <w:spacing w:before="100" w:beforeAutospacing="1" w:after="100" w:afterAutospacing="1"/>
        <w:rPr>
          <w:ins w:id="81" w:author="Soumik Purkayastha" w:date="2025-07-17T14:29:00Z" w16du:dateUtc="2025-07-17T18:29:00Z"/>
          <w:rFonts w:eastAsia="Times New Roman" w:cs="Times New Roman"/>
          <w:color w:val="000000"/>
          <w:kern w:val="0"/>
          <w:lang w:val="en-US"/>
          <w14:ligatures w14:val="none"/>
        </w:rPr>
      </w:pPr>
      <w:ins w:id="82" w:author="Soumik Purkayastha" w:date="2025-07-17T14:28:00Z" w16du:dateUtc="2025-07-17T18:28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DoD data linked as a potential source (?)</w:t>
        </w:r>
        <w:r w:rsidR="00364220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– will also give more info on vaccination when in the military. </w:t>
        </w:r>
      </w:ins>
    </w:p>
    <w:p w14:paraId="5D2AAA75" w14:textId="4EEC400E" w:rsidR="00E729B7" w:rsidRPr="00394617" w:rsidRDefault="00E729B7" w:rsidP="0091473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  <w:pPrChange w:id="83" w:author="Soumik Purkayastha" w:date="2025-07-17T14:27:00Z" w16du:dateUtc="2025-07-17T18:27:00Z">
          <w:pPr>
            <w:numPr>
              <w:numId w:val="9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84" w:author="Soumik Purkayastha" w:date="2025-07-17T14:29:00Z" w16du:dateUtc="2025-07-17T18:29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Focus on VA-centric study for now, and then maybe consider linking DoD data for future grant application. </w:t>
        </w:r>
      </w:ins>
    </w:p>
    <w:p w14:paraId="16A4C35B" w14:textId="77777777" w:rsidR="00394617" w:rsidRPr="00183220" w:rsidRDefault="00394617" w:rsidP="00394617">
      <w:pPr>
        <w:spacing w:before="100" w:beforeAutospacing="1" w:after="100" w:afterAutospacing="1"/>
        <w:outlineLvl w:val="2"/>
        <w:rPr>
          <w:rFonts w:eastAsia="Times New Roman" w:cs="Times New Roman"/>
          <w:strike/>
          <w:color w:val="000000"/>
          <w:kern w:val="0"/>
          <w:sz w:val="27"/>
          <w:szCs w:val="27"/>
          <w:lang w:val="en-US"/>
          <w14:ligatures w14:val="none"/>
          <w:rPrChange w:id="85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sz w:val="27"/>
              <w:szCs w:val="27"/>
              <w:lang w:val="en-US"/>
              <w14:ligatures w14:val="none"/>
            </w:rPr>
          </w:rPrChange>
        </w:rPr>
      </w:pPr>
      <w:r w:rsidRPr="00183220">
        <w:rPr>
          <w:rFonts w:eastAsia="Times New Roman" w:cs="Times New Roman"/>
          <w:strike/>
          <w:color w:val="000000"/>
          <w:kern w:val="0"/>
          <w:sz w:val="27"/>
          <w:szCs w:val="27"/>
          <w:lang w:val="en-US"/>
          <w14:ligatures w14:val="none"/>
          <w:rPrChange w:id="86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sz w:val="27"/>
              <w:szCs w:val="27"/>
              <w:lang w:val="en-US"/>
              <w14:ligatures w14:val="none"/>
            </w:rPr>
          </w:rPrChange>
        </w:rPr>
        <w:t>7. Healthcare Utilization Data</w:t>
      </w:r>
    </w:p>
    <w:p w14:paraId="49E732C7" w14:textId="51DEBCD9" w:rsidR="00394617" w:rsidRPr="00183220" w:rsidRDefault="00394617" w:rsidP="00394617">
      <w:pPr>
        <w:spacing w:before="100" w:beforeAutospacing="1" w:after="100" w:afterAutospacing="1"/>
        <w:outlineLvl w:val="3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87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183220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88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 xml:space="preserve">Clinical Encounters </w:t>
      </w:r>
    </w:p>
    <w:p w14:paraId="4593E963" w14:textId="77777777" w:rsidR="00394617" w:rsidRPr="00183220" w:rsidRDefault="00394617" w:rsidP="0039461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89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183220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90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Primary care visits (dates, provider types)</w:t>
      </w:r>
    </w:p>
    <w:p w14:paraId="566D66C9" w14:textId="1D89374D" w:rsidR="00394617" w:rsidRPr="00183220" w:rsidRDefault="00394617" w:rsidP="0039461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91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183220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92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Specialty care visits (oncology, or other related departments? ENT)</w:t>
      </w:r>
    </w:p>
    <w:p w14:paraId="3E0D1578" w14:textId="77777777" w:rsidR="00394617" w:rsidRPr="00183220" w:rsidRDefault="00394617" w:rsidP="0039461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93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183220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94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Preventive services (screening, counseling)</w:t>
      </w:r>
    </w:p>
    <w:p w14:paraId="15E6044A" w14:textId="47BB4785" w:rsidR="00394617" w:rsidRPr="00183220" w:rsidRDefault="00394617" w:rsidP="0039461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95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183220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96" w:author="Soumik Purkayastha" w:date="2025-07-17T14:31:00Z" w16du:dateUtc="2025-07-17T18:31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Diagnostic procedures (biopsies, imaging).</w:t>
      </w:r>
    </w:p>
    <w:p w14:paraId="343F5570" w14:textId="77777777" w:rsidR="00394617" w:rsidRPr="00394617" w:rsidRDefault="00394617" w:rsidP="00394617">
      <w:pPr>
        <w:spacing w:before="100" w:beforeAutospacing="1" w:after="100" w:afterAutospacing="1"/>
        <w:outlineLvl w:val="2"/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  <w:t>8. Cost Data</w:t>
      </w:r>
    </w:p>
    <w:p w14:paraId="7CBD7942" w14:textId="1D95C28A" w:rsidR="00394617" w:rsidRPr="00394617" w:rsidRDefault="00394617" w:rsidP="00394617">
      <w:pPr>
        <w:spacing w:before="100" w:beforeAutospacing="1" w:after="100" w:afterAutospacing="1"/>
        <w:outlineLvl w:val="3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Healthcare Costs</w:t>
      </w:r>
      <w:ins w:id="97" w:author="Soumik Purkayastha" w:date="2025-07-17T14:32:00Z" w16du:dateUtc="2025-07-17T18:32:00Z">
        <w:r w:rsidR="0027527E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- doable</w:t>
        </w:r>
      </w:ins>
    </w:p>
    <w:p w14:paraId="0BE1D570" w14:textId="64807A52" w:rsidR="00394617" w:rsidRDefault="00394617" w:rsidP="00394617">
      <w:pPr>
        <w:numPr>
          <w:ilvl w:val="0"/>
          <w:numId w:val="11"/>
        </w:numPr>
        <w:spacing w:before="100" w:beforeAutospacing="1" w:after="100" w:afterAutospacing="1"/>
        <w:rPr>
          <w:ins w:id="98" w:author="Soumik Purkayastha" w:date="2025-07-17T14:33:00Z" w16du:dateUtc="2025-07-17T18:33:00Z"/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Vaccination costs (</w:t>
      </w:r>
      <w:r w:rsidRPr="00394617">
        <w:rPr>
          <w:rFonts w:eastAsia="Times New Roman" w:cs="Times New Roman"/>
          <w:color w:val="000000"/>
          <w:kern w:val="0"/>
          <w:highlight w:val="yellow"/>
          <w:lang w:val="en-US"/>
          <w14:ligatures w14:val="none"/>
        </w:rPr>
        <w:t>is there any VA documentation for this?</w:t>
      </w: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)</w:t>
      </w:r>
      <w:ins w:id="99" w:author="Soumik Purkayastha" w:date="2025-07-17T14:32:00Z" w16du:dateUtc="2025-07-17T18:32:00Z">
        <w:r w:rsidR="0027527E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– might be tricky</w:t>
        </w:r>
        <w:r w:rsidR="008D3642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, since a lot of vaccination prior to VA enrollment </w:t>
        </w:r>
      </w:ins>
    </w:p>
    <w:p w14:paraId="6D1BD503" w14:textId="361894E3" w:rsidR="00A16084" w:rsidRPr="001E3264" w:rsidRDefault="00A16084" w:rsidP="00A1608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b/>
          <w:bCs/>
          <w:color w:val="000000"/>
          <w:kern w:val="0"/>
          <w:lang w:val="en-US"/>
          <w14:ligatures w14:val="none"/>
          <w:rPrChange w:id="100" w:author="Soumik Purkayastha" w:date="2025-07-17T14:34:00Z" w16du:dateUtc="2025-07-17T18:34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pPrChange w:id="101" w:author="Soumik Purkayastha" w:date="2025-07-17T14:33:00Z" w16du:dateUtc="2025-07-17T18:33:00Z">
          <w:pPr>
            <w:numPr>
              <w:numId w:val="11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102" w:author="Soumik Purkayastha" w:date="2025-07-17T14:33:00Z" w16du:dateUtc="2025-07-17T18:33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Say 20% of people come in with vaccination. </w:t>
        </w:r>
        <w:r w:rsidRPr="001E3264">
          <w:rPr>
            <w:rFonts w:eastAsia="Times New Roman" w:cs="Times New Roman"/>
            <w:b/>
            <w:bCs/>
            <w:color w:val="000000"/>
            <w:kern w:val="0"/>
            <w:lang w:val="en-US"/>
            <w14:ligatures w14:val="none"/>
            <w:rPrChange w:id="103" w:author="Soumik Purkayastha" w:date="2025-07-17T14:34:00Z" w16du:dateUtc="2025-07-17T18:34:00Z">
              <w:rPr>
                <w:rFonts w:eastAsia="Times New Roman" w:cs="Times New Roman"/>
                <w:color w:val="000000"/>
                <w:kern w:val="0"/>
                <w:lang w:val="en-US"/>
                <w14:ligatures w14:val="none"/>
              </w:rPr>
            </w:rPrChange>
          </w:rPr>
          <w:t xml:space="preserve">What cost would the VA incur </w:t>
        </w:r>
        <w:r w:rsidR="001E3264" w:rsidRPr="001E3264">
          <w:rPr>
            <w:rFonts w:eastAsia="Times New Roman" w:cs="Times New Roman"/>
            <w:b/>
            <w:bCs/>
            <w:color w:val="000000"/>
            <w:kern w:val="0"/>
            <w:lang w:val="en-US"/>
            <w14:ligatures w14:val="none"/>
            <w:rPrChange w:id="104" w:author="Soumik Purkayastha" w:date="2025-07-17T14:34:00Z" w16du:dateUtc="2025-07-17T18:34:00Z">
              <w:rPr>
                <w:rFonts w:eastAsia="Times New Roman" w:cs="Times New Roman"/>
                <w:color w:val="000000"/>
                <w:kern w:val="0"/>
                <w:lang w:val="en-US"/>
                <w14:ligatures w14:val="none"/>
              </w:rPr>
            </w:rPrChange>
          </w:rPr>
          <w:t>if we aimed for 50%</w:t>
        </w:r>
      </w:ins>
      <w:ins w:id="105" w:author="Soumik Purkayastha" w:date="2025-07-17T14:34:00Z" w16du:dateUtc="2025-07-17T18:34:00Z">
        <w:r w:rsidR="001E3264" w:rsidRPr="001E3264">
          <w:rPr>
            <w:rFonts w:eastAsia="Times New Roman" w:cs="Times New Roman"/>
            <w:b/>
            <w:bCs/>
            <w:color w:val="000000"/>
            <w:kern w:val="0"/>
            <w:lang w:val="en-US"/>
            <w14:ligatures w14:val="none"/>
            <w:rPrChange w:id="106" w:author="Soumik Purkayastha" w:date="2025-07-17T14:34:00Z" w16du:dateUtc="2025-07-17T18:34:00Z">
              <w:rPr>
                <w:rFonts w:eastAsia="Times New Roman" w:cs="Times New Roman"/>
                <w:color w:val="000000"/>
                <w:kern w:val="0"/>
                <w:lang w:val="en-US"/>
                <w14:ligatures w14:val="none"/>
              </w:rPr>
            </w:rPrChange>
          </w:rPr>
          <w:t xml:space="preserve">, 80% vaccination rates? </w:t>
        </w:r>
      </w:ins>
    </w:p>
    <w:p w14:paraId="71C5D1EC" w14:textId="1103B450" w:rsidR="00394617" w:rsidRPr="00394617" w:rsidRDefault="00394617" w:rsidP="0039461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Cancer treatment costs</w:t>
      </w:r>
    </w:p>
    <w:p w14:paraId="4D133954" w14:textId="77777777" w:rsidR="00394617" w:rsidRPr="00394617" w:rsidRDefault="00394617" w:rsidP="0039461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Preventive care costs</w:t>
      </w:r>
    </w:p>
    <w:p w14:paraId="758B293F" w14:textId="77777777" w:rsidR="00394617" w:rsidRDefault="00394617" w:rsidP="00394617">
      <w:pPr>
        <w:numPr>
          <w:ilvl w:val="0"/>
          <w:numId w:val="11"/>
        </w:numPr>
        <w:spacing w:before="100" w:beforeAutospacing="1" w:after="100" w:afterAutospacing="1"/>
        <w:rPr>
          <w:ins w:id="107" w:author="Soumik Purkayastha" w:date="2025-07-17T14:35:00Z" w16du:dateUtc="2025-07-17T18:35:00Z"/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Diagnostic procedure costs</w:t>
      </w:r>
    </w:p>
    <w:p w14:paraId="55E3941F" w14:textId="4453680A" w:rsidR="00924366" w:rsidRDefault="00924366" w:rsidP="00924366">
      <w:pPr>
        <w:numPr>
          <w:ilvl w:val="1"/>
          <w:numId w:val="11"/>
        </w:numPr>
        <w:spacing w:before="100" w:beforeAutospacing="1" w:after="100" w:afterAutospacing="1"/>
        <w:rPr>
          <w:ins w:id="108" w:author="Soumik Purkayastha" w:date="2025-07-17T14:36:00Z" w16du:dateUtc="2025-07-17T18:36:00Z"/>
          <w:rFonts w:eastAsia="Times New Roman" w:cs="Times New Roman"/>
          <w:color w:val="000000"/>
          <w:kern w:val="0"/>
          <w:lang w:val="en-US"/>
          <w14:ligatures w14:val="none"/>
        </w:rPr>
      </w:pPr>
      <w:ins w:id="109" w:author="Soumik Purkayastha" w:date="2025-07-17T14:35:00Z" w16du:dateUtc="2025-07-17T18:35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Bundle </w:t>
        </w:r>
        <w:proofErr w:type="spellStart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diag</w:t>
        </w:r>
        <w:proofErr w:type="spellEnd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+ </w:t>
        </w:r>
      </w:ins>
      <w:ins w:id="110" w:author="Soumik Purkayastha" w:date="2025-07-17T14:36:00Z" w16du:dateUtc="2025-07-17T18:36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treatment + preventive cost. </w:t>
        </w:r>
      </w:ins>
    </w:p>
    <w:p w14:paraId="2FD2420C" w14:textId="17961050" w:rsidR="00924366" w:rsidRPr="00394617" w:rsidRDefault="00924366" w:rsidP="00924366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  <w:pPrChange w:id="111" w:author="Soumik Purkayastha" w:date="2025-07-17T14:35:00Z" w16du:dateUtc="2025-07-17T18:35:00Z">
          <w:pPr>
            <w:numPr>
              <w:numId w:val="11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112" w:author="Soumik Purkayastha" w:date="2025-07-17T14:36:00Z" w16du:dateUtc="2025-07-17T18:36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Total cost/person for </w:t>
        </w:r>
        <w:r w:rsidR="002104D5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disease incurred by VA. </w:t>
        </w:r>
      </w:ins>
    </w:p>
    <w:p w14:paraId="241C9A42" w14:textId="48B8E466" w:rsidR="00394617" w:rsidRPr="00394617" w:rsidRDefault="00394617" w:rsidP="00394617">
      <w:pPr>
        <w:spacing w:before="100" w:beforeAutospacing="1" w:after="100" w:afterAutospacing="1"/>
        <w:outlineLvl w:val="1"/>
        <w:rPr>
          <w:rFonts w:eastAsia="Times New Roman" w:cs="Times New Roman"/>
          <w:color w:val="000000"/>
          <w:kern w:val="0"/>
          <w:sz w:val="36"/>
          <w:szCs w:val="36"/>
          <w:lang w:val="en-US"/>
          <w14:ligatures w14:val="none"/>
        </w:rPr>
      </w:pPr>
      <w:r>
        <w:rPr>
          <w:rFonts w:eastAsia="Times New Roman" w:cs="Times New Roman"/>
          <w:color w:val="000000"/>
          <w:kern w:val="0"/>
          <w:sz w:val="36"/>
          <w:szCs w:val="36"/>
          <w:lang w:val="en-US"/>
          <w14:ligatures w14:val="none"/>
        </w:rPr>
        <w:t>Simulation model details</w:t>
      </w:r>
    </w:p>
    <w:p w14:paraId="785693A4" w14:textId="77777777" w:rsidR="00394617" w:rsidRDefault="00394617" w:rsidP="00394617">
      <w:pPr>
        <w:spacing w:before="100" w:beforeAutospacing="1" w:after="100" w:afterAutospacing="1"/>
        <w:outlineLvl w:val="2"/>
        <w:rPr>
          <w:ins w:id="113" w:author="Soumik Purkayastha" w:date="2025-07-17T14:39:00Z" w16du:dateUtc="2025-07-17T18:39:00Z"/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  <w:t>Model Calibration Strategy</w:t>
      </w:r>
    </w:p>
    <w:p w14:paraId="1CCA0208" w14:textId="760CBCA0" w:rsidR="00AD7F86" w:rsidRDefault="00AD7F86" w:rsidP="00AD7F86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2"/>
        <w:rPr>
          <w:ins w:id="114" w:author="Soumik Purkayastha" w:date="2025-07-17T14:39:00Z" w16du:dateUtc="2025-07-17T18:39:00Z"/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ins w:id="115" w:author="Soumik Purkayastha" w:date="2025-07-17T14:39:00Z" w16du:dateUtc="2025-07-17T18:39:00Z">
        <w:r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 xml:space="preserve">What is the QALY we are saving if we move </w:t>
        </w:r>
        <w:proofErr w:type="gramStart"/>
        <w:r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>cap</w:t>
        </w:r>
        <w:proofErr w:type="gramEnd"/>
        <w:r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 xml:space="preserve"> from 26 to 40? </w:t>
        </w:r>
      </w:ins>
    </w:p>
    <w:p w14:paraId="4CFC2904" w14:textId="5E9ABD34" w:rsidR="00455B5E" w:rsidRDefault="00455B5E" w:rsidP="00AD7F86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2"/>
        <w:rPr>
          <w:ins w:id="116" w:author="Soumik Purkayastha" w:date="2025-07-17T14:40:00Z" w16du:dateUtc="2025-07-17T18:40:00Z"/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ins w:id="117" w:author="Soumik Purkayastha" w:date="2025-07-17T14:39:00Z" w16du:dateUtc="2025-07-17T18:39:00Z">
        <w:r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>Current lit</w:t>
        </w:r>
      </w:ins>
      <w:ins w:id="118" w:author="Soumik Purkayastha" w:date="2025-07-17T14:40:00Z" w16du:dateUtc="2025-07-17T18:40:00Z">
        <w:r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 xml:space="preserve">erature suggests you save lives </w:t>
        </w:r>
        <w:proofErr w:type="gramStart"/>
        <w:r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>but</w:t>
        </w:r>
        <w:proofErr w:type="gramEnd"/>
        <w:r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 xml:space="preserve"> is not cost-effective. </w:t>
        </w:r>
      </w:ins>
    </w:p>
    <w:p w14:paraId="68B6DA20" w14:textId="05815C41" w:rsidR="00455B5E" w:rsidRDefault="00455B5E" w:rsidP="00AD7F86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2"/>
        <w:rPr>
          <w:ins w:id="119" w:author="Soumik Purkayastha" w:date="2025-07-17T14:40:00Z" w16du:dateUtc="2025-07-17T18:40:00Z"/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ins w:id="120" w:author="Soumik Purkayastha" w:date="2025-07-17T14:40:00Z" w16du:dateUtc="2025-07-17T18:40:00Z">
        <w:r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 xml:space="preserve">VA has a </w:t>
        </w:r>
        <w:proofErr w:type="gramStart"/>
        <w:r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>higher</w:t>
        </w:r>
        <w:r w:rsidR="00AD525C"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>-risk</w:t>
        </w:r>
        <w:proofErr w:type="gramEnd"/>
        <w:r w:rsidR="00AD525C"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 xml:space="preserve"> (?) population. </w:t>
        </w:r>
      </w:ins>
    </w:p>
    <w:p w14:paraId="7AD86015" w14:textId="24F9F8EE" w:rsidR="00AD525C" w:rsidRPr="00AD7F86" w:rsidRDefault="00AD525C" w:rsidP="00AD7F86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2"/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  <w:rPrChange w:id="121" w:author="Soumik Purkayastha" w:date="2025-07-17T14:39:00Z" w16du:dateUtc="2025-07-17T18:39:00Z">
            <w:rPr>
              <w:lang w:val="en-US"/>
            </w:rPr>
          </w:rPrChange>
        </w:rPr>
        <w:pPrChange w:id="122" w:author="Soumik Purkayastha" w:date="2025-07-17T14:39:00Z" w16du:dateUtc="2025-07-17T18:39:00Z">
          <w:pPr>
            <w:spacing w:before="100" w:beforeAutospacing="1" w:after="100" w:afterAutospacing="1"/>
            <w:outlineLvl w:val="2"/>
          </w:pPr>
        </w:pPrChange>
      </w:pPr>
      <w:ins w:id="123" w:author="Soumik Purkayastha" w:date="2025-07-17T14:40:00Z" w16du:dateUtc="2025-07-17T18:40:00Z">
        <w:r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>Hypothesis – cost-benefit calculation may be different than US</w:t>
        </w:r>
        <w:r w:rsidR="00484AA3">
          <w:rPr>
            <w:rFonts w:eastAsia="Times New Roman" w:cs="Times New Roman"/>
            <w:color w:val="000000"/>
            <w:kern w:val="0"/>
            <w:sz w:val="27"/>
            <w:szCs w:val="27"/>
            <w:lang w:val="en-US"/>
            <w14:ligatures w14:val="none"/>
          </w:rPr>
          <w:t xml:space="preserve"> civilian population? </w:t>
        </w:r>
      </w:ins>
    </w:p>
    <w:p w14:paraId="2C6AE73A" w14:textId="77777777" w:rsidR="00394617" w:rsidRPr="00394617" w:rsidRDefault="00394617" w:rsidP="0039461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Population structure calibration using VA demographic data</w:t>
      </w:r>
    </w:p>
    <w:p w14:paraId="1C355E16" w14:textId="7F4B3E58" w:rsidR="00394617" w:rsidRPr="00394617" w:rsidRDefault="00394617" w:rsidP="0039461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lastRenderedPageBreak/>
        <w:t>HPV infection parameters calibrated to published literature (</w:t>
      </w:r>
      <w:commentRangeStart w:id="124"/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HIM study</w:t>
      </w:r>
      <w:commentRangeEnd w:id="124"/>
      <w:r w:rsidRPr="00394617">
        <w:rPr>
          <w:rStyle w:val="CommentReference"/>
          <w:rFonts w:eastAsia="Times New Roman" w:cs="Times New Roman"/>
          <w:color w:val="000000"/>
          <w:kern w:val="0"/>
          <w:sz w:val="24"/>
          <w:szCs w:val="24"/>
          <w:lang w:val="en-US"/>
          <w14:ligatures w14:val="none"/>
        </w:rPr>
        <w:commentReference w:id="124"/>
      </w: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) and available VA data</w:t>
      </w:r>
      <w:r>
        <w:rPr>
          <w:rFonts w:eastAsia="Times New Roman" w:cs="Times New Roman"/>
          <w:color w:val="000000"/>
          <w:kern w:val="0"/>
          <w:lang w:val="en-US"/>
          <w14:ligatures w14:val="none"/>
        </w:rPr>
        <w:t xml:space="preserve"> – examine if infection parameters vary. </w:t>
      </w:r>
    </w:p>
    <w:p w14:paraId="46672671" w14:textId="04A3BDBE" w:rsidR="00394617" w:rsidRPr="008960C5" w:rsidRDefault="00394617" w:rsidP="0039461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125" w:author="Soumik Purkayastha" w:date="2025-07-17T14:37:00Z" w16du:dateUtc="2025-07-17T18:37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8960C5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126" w:author="Soumik Purkayastha" w:date="2025-07-17T14:37:00Z" w16du:dateUtc="2025-07-17T18:37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Cancer incidence calibration using VA cancer data</w:t>
      </w:r>
    </w:p>
    <w:p w14:paraId="7E3A9C95" w14:textId="77777777" w:rsidR="00394617" w:rsidRPr="008960C5" w:rsidRDefault="00394617" w:rsidP="0039461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127" w:author="Soumik Purkayastha" w:date="2025-07-17T14:37:00Z" w16du:dateUtc="2025-07-17T18:37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</w:pPr>
      <w:r w:rsidRPr="008960C5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128" w:author="Soumik Purkayastha" w:date="2025-07-17T14:37:00Z" w16du:dateUtc="2025-07-17T18:37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Mortality calibration using VA vital statistics</w:t>
      </w:r>
    </w:p>
    <w:p w14:paraId="2995F0AC" w14:textId="77777777" w:rsidR="00394617" w:rsidRPr="00394617" w:rsidRDefault="00394617" w:rsidP="00394617">
      <w:pPr>
        <w:spacing w:before="100" w:beforeAutospacing="1" w:after="100" w:afterAutospacing="1"/>
        <w:outlineLvl w:val="2"/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  <w:t>Sensitivity Analyses</w:t>
      </w:r>
    </w:p>
    <w:p w14:paraId="783EC994" w14:textId="77777777" w:rsidR="00394617" w:rsidRPr="00394617" w:rsidRDefault="00394617" w:rsidP="0039461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Vaccine effectiveness (50%-95% range)</w:t>
      </w:r>
    </w:p>
    <w:p w14:paraId="1BC81D77" w14:textId="75862474" w:rsidR="00394617" w:rsidRPr="00394617" w:rsidRDefault="00394617" w:rsidP="0039461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Vaccine duration (20-50 years, lifetime)</w:t>
      </w:r>
      <w:ins w:id="129" w:author="Soumik Purkayastha" w:date="2025-07-17T14:44:00Z" w16du:dateUtc="2025-07-17T18:44:00Z">
        <w:r w:rsidR="00EA6CD3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[there is no booster vaccine]</w:t>
        </w:r>
      </w:ins>
    </w:p>
    <w:p w14:paraId="671F2AE1" w14:textId="77777777" w:rsidR="00394617" w:rsidRPr="00394617" w:rsidRDefault="00394617" w:rsidP="0039461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HPV acquisition rates (±20% of base case)</w:t>
      </w:r>
    </w:p>
    <w:p w14:paraId="31BCF2F9" w14:textId="132255AE" w:rsidR="00394617" w:rsidDel="00730F52" w:rsidRDefault="00394617" w:rsidP="00394617">
      <w:pPr>
        <w:numPr>
          <w:ilvl w:val="0"/>
          <w:numId w:val="18"/>
        </w:numPr>
        <w:spacing w:before="100" w:beforeAutospacing="1" w:after="100" w:afterAutospacing="1"/>
        <w:outlineLvl w:val="2"/>
        <w:rPr>
          <w:del w:id="130" w:author="Soumik Purkayastha" w:date="2025-07-17T14:45:00Z" w16du:dateUtc="2025-07-17T18:45:00Z"/>
          <w:rFonts w:eastAsia="Times New Roman" w:cs="Times New Roman"/>
          <w:color w:val="000000"/>
          <w:kern w:val="0"/>
          <w:lang w:val="en-US"/>
          <w14:ligatures w14:val="none"/>
        </w:rPr>
      </w:pPr>
      <w:r w:rsidRPr="0078075B">
        <w:rPr>
          <w:rFonts w:eastAsia="Times New Roman" w:cs="Times New Roman"/>
          <w:color w:val="000000"/>
          <w:kern w:val="0"/>
          <w:lang w:val="en-US"/>
          <w14:ligatures w14:val="none"/>
        </w:rPr>
        <w:t>Cancer progression rates (±20% of base case) [</w:t>
      </w:r>
      <w:r w:rsidRPr="0078075B">
        <w:rPr>
          <w:rFonts w:eastAsia="Times New Roman" w:cs="Times New Roman"/>
          <w:strike/>
          <w:color w:val="000000"/>
          <w:kern w:val="0"/>
          <w:lang w:val="en-US"/>
          <w14:ligatures w14:val="none"/>
          <w:rPrChange w:id="131" w:author="Soumik Purkayastha" w:date="2025-07-17T14:45:00Z" w16du:dateUtc="2025-07-17T18:45:00Z">
            <w:rPr>
              <w:rFonts w:eastAsia="Times New Roman" w:cs="Times New Roman"/>
              <w:color w:val="000000"/>
              <w:kern w:val="0"/>
              <w:lang w:val="en-US"/>
              <w14:ligatures w14:val="none"/>
            </w:rPr>
          </w:rPrChange>
        </w:rPr>
        <w:t>use VA data if available</w:t>
      </w:r>
      <w:r w:rsidRPr="0078075B">
        <w:rPr>
          <w:rFonts w:eastAsia="Times New Roman" w:cs="Times New Roman"/>
          <w:color w:val="000000"/>
          <w:kern w:val="0"/>
          <w:lang w:val="en-US"/>
          <w14:ligatures w14:val="none"/>
        </w:rPr>
        <w:t>] [HIM or NHANES otherwise]</w:t>
      </w:r>
      <w:ins w:id="132" w:author="Soumik Purkayastha" w:date="2025-07-17T14:44:00Z" w16du:dateUtc="2025-07-17T18:44:00Z">
        <w:r w:rsidR="00D3284B" w:rsidRPr="0078075B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[a larger %-age of vets when compared to US-pop</w:t>
        </w:r>
      </w:ins>
      <w:ins w:id="133" w:author="Soumik Purkayastha" w:date="2025-07-17T14:45:00Z" w16du:dateUtc="2025-07-17T18:45:00Z">
        <w:r w:rsidR="00D3284B" w:rsidRPr="0078075B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will show </w:t>
        </w:r>
        <w:proofErr w:type="gramStart"/>
        <w:r w:rsidR="00D3284B" w:rsidRPr="0078075B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relapse,  so</w:t>
        </w:r>
        <w:proofErr w:type="gramEnd"/>
        <w:r w:rsidR="00D3284B" w:rsidRPr="0078075B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vaccinating </w:t>
        </w:r>
        <w:r w:rsidR="0078075B" w:rsidRPr="0078075B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will be potentially more beneficial</w:t>
        </w:r>
      </w:ins>
      <w:ins w:id="134" w:author="Soumik Purkayastha" w:date="2025-07-17T14:44:00Z" w16du:dateUtc="2025-07-17T18:44:00Z">
        <w:r w:rsidR="00D3284B" w:rsidRPr="0078075B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]</w:t>
        </w:r>
      </w:ins>
    </w:p>
    <w:p w14:paraId="2D6DAF5C" w14:textId="0026D087" w:rsidR="00730F52" w:rsidRDefault="00730F52" w:rsidP="00730F52">
      <w:pPr>
        <w:numPr>
          <w:ilvl w:val="1"/>
          <w:numId w:val="18"/>
        </w:numPr>
        <w:spacing w:before="100" w:beforeAutospacing="1" w:after="100" w:afterAutospacing="1"/>
        <w:outlineLvl w:val="2"/>
        <w:rPr>
          <w:ins w:id="135" w:author="Soumik Purkayastha" w:date="2025-07-17T14:49:00Z" w16du:dateUtc="2025-07-17T18:49:00Z"/>
          <w:rFonts w:eastAsia="Times New Roman" w:cs="Times New Roman"/>
          <w:color w:val="000000"/>
          <w:kern w:val="0"/>
          <w:lang w:val="en-US"/>
          <w14:ligatures w14:val="none"/>
        </w:rPr>
      </w:pPr>
      <w:ins w:id="136" w:author="Soumik Purkayastha" w:date="2025-07-17T14:46:00Z" w16du:dateUtc="2025-07-17T18:46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2021 Cancer paper</w:t>
        </w:r>
        <w:r w:rsidR="00F37820"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for reference. </w:t>
        </w:r>
      </w:ins>
    </w:p>
    <w:p w14:paraId="1059C142" w14:textId="6A345EA8" w:rsidR="00E26ED1" w:rsidRDefault="00E26ED1" w:rsidP="00E26ED1">
      <w:pPr>
        <w:spacing w:before="100" w:beforeAutospacing="1" w:after="100" w:afterAutospacing="1"/>
        <w:outlineLvl w:val="2"/>
        <w:rPr>
          <w:ins w:id="137" w:author="Soumik Purkayastha" w:date="2025-07-17T14:50:00Z" w16du:dateUtc="2025-07-17T18:50:00Z"/>
          <w:rFonts w:eastAsia="Times New Roman" w:cs="Times New Roman"/>
          <w:color w:val="000000"/>
          <w:kern w:val="0"/>
          <w:lang w:val="en-US"/>
          <w14:ligatures w14:val="none"/>
        </w:rPr>
      </w:pPr>
      <w:ins w:id="138" w:author="Soumik Purkayastha" w:date="2025-07-17T14:49:00Z" w16du:dateUtc="2025-07-17T18:49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Aim 1 of the grant could focus on 5-y survival of OPC WITHIN the VA. Would inform stronger model. </w:t>
        </w:r>
      </w:ins>
    </w:p>
    <w:p w14:paraId="359E5A4C" w14:textId="2ED5ECBF" w:rsidR="0082399C" w:rsidRDefault="0082399C" w:rsidP="00E26ED1">
      <w:pPr>
        <w:spacing w:before="100" w:beforeAutospacing="1" w:after="100" w:afterAutospacing="1"/>
        <w:outlineLvl w:val="2"/>
        <w:rPr>
          <w:ins w:id="139" w:author="Soumik Purkayastha" w:date="2025-07-17T14:50:00Z" w16du:dateUtc="2025-07-17T18:50:00Z"/>
          <w:rFonts w:eastAsia="Times New Roman" w:cs="Times New Roman"/>
          <w:color w:val="000000"/>
          <w:kern w:val="0"/>
          <w:lang w:val="en-US"/>
          <w14:ligatures w14:val="none"/>
        </w:rPr>
      </w:pPr>
      <w:ins w:id="140" w:author="Soumik Purkayastha" w:date="2025-07-17T14:50:00Z" w16du:dateUtc="2025-07-17T18:50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Aim 2 – DOD-linked data (?)</w:t>
        </w:r>
      </w:ins>
    </w:p>
    <w:p w14:paraId="541500FC" w14:textId="5D724242" w:rsidR="00663474" w:rsidRPr="00394617" w:rsidRDefault="0082399C" w:rsidP="00E26ED1">
      <w:pPr>
        <w:spacing w:before="100" w:beforeAutospacing="1" w:after="100" w:afterAutospacing="1"/>
        <w:outlineLvl w:val="2"/>
        <w:rPr>
          <w:ins w:id="141" w:author="Soumik Purkayastha" w:date="2025-07-17T14:46:00Z" w16du:dateUtc="2025-07-17T18:46:00Z"/>
          <w:rFonts w:eastAsia="Times New Roman" w:cs="Times New Roman"/>
          <w:color w:val="000000"/>
          <w:kern w:val="0"/>
          <w:lang w:val="en-US"/>
          <w14:ligatures w14:val="none"/>
        </w:rPr>
        <w:pPrChange w:id="142" w:author="Soumik Purkayastha" w:date="2025-07-17T14:49:00Z" w16du:dateUtc="2025-07-17T18:49:00Z">
          <w:pPr>
            <w:numPr>
              <w:numId w:val="18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143" w:author="Soumik Purkayastha" w:date="2025-07-17T14:50:00Z" w16du:dateUtc="2025-07-17T18:50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Aim 3 – more robust model informed by VA AND DoD. </w:t>
        </w:r>
      </w:ins>
    </w:p>
    <w:p w14:paraId="07F64045" w14:textId="77777777" w:rsidR="00394617" w:rsidRPr="0078075B" w:rsidRDefault="00394617" w:rsidP="0078075B">
      <w:pPr>
        <w:spacing w:before="100" w:beforeAutospacing="1" w:after="100" w:afterAutospacing="1"/>
        <w:outlineLvl w:val="2"/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</w:pPr>
      <w:r w:rsidRPr="0078075B">
        <w:rPr>
          <w:rFonts w:eastAsia="Times New Roman" w:cs="Times New Roman"/>
          <w:color w:val="000000"/>
          <w:kern w:val="0"/>
          <w:sz w:val="27"/>
          <w:szCs w:val="27"/>
          <w:lang w:val="en-US"/>
          <w14:ligatures w14:val="none"/>
        </w:rPr>
        <w:t>Cost-Effectiveness Scenarios</w:t>
      </w:r>
    </w:p>
    <w:p w14:paraId="0D0C4274" w14:textId="6A868623" w:rsidR="00394617" w:rsidRPr="00394617" w:rsidRDefault="00394617" w:rsidP="0039461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Base case: Current recommendations (vaccination through age 26)</w:t>
      </w:r>
    </w:p>
    <w:p w14:paraId="2A5E1623" w14:textId="6A663D07" w:rsidR="00394617" w:rsidRDefault="00394617" w:rsidP="00394617">
      <w:pPr>
        <w:numPr>
          <w:ilvl w:val="0"/>
          <w:numId w:val="19"/>
        </w:numPr>
        <w:spacing w:before="100" w:beforeAutospacing="1" w:after="100" w:afterAutospacing="1"/>
        <w:rPr>
          <w:ins w:id="144" w:author="Soumik Purkayastha" w:date="2025-07-17T14:47:00Z" w16du:dateUtc="2025-07-17T18:47:00Z"/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 xml:space="preserve">Scenario 1: </w:t>
      </w:r>
      <w:del w:id="145" w:author="Soumik Purkayastha" w:date="2025-07-17T14:47:00Z" w16du:dateUtc="2025-07-17T18:47:00Z">
        <w:r w:rsidRPr="00394617" w:rsidDel="00C33EDD">
          <w:rPr>
            <w:rFonts w:eastAsia="Times New Roman" w:cs="Times New Roman"/>
            <w:color w:val="000000"/>
            <w:kern w:val="0"/>
            <w:lang w:val="en-US"/>
            <w14:ligatures w14:val="none"/>
          </w:rPr>
          <w:delText xml:space="preserve">Universal vaccination through </w:delText>
        </w:r>
      </w:del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age 30</w:t>
      </w:r>
    </w:p>
    <w:p w14:paraId="74841956" w14:textId="799E03ED" w:rsidR="001551B7" w:rsidRPr="00394617" w:rsidRDefault="001551B7" w:rsidP="001551B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  <w:pPrChange w:id="146" w:author="Soumik Purkayastha" w:date="2025-07-17T14:47:00Z" w16du:dateUtc="2025-07-17T18:47:00Z">
          <w:pPr>
            <w:numPr>
              <w:numId w:val="19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147" w:author="Soumik Purkayastha" w:date="2025-07-17T14:47:00Z" w16du:dateUtc="2025-07-17T18:47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Want to ask – allow for a percentage of people in 26 </w:t>
        </w:r>
      </w:ins>
      <w:ins w:id="148" w:author="Soumik Purkayastha" w:date="2025-07-17T14:48:00Z" w16du:dateUtc="2025-07-17T18:48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–</w:t>
        </w:r>
      </w:ins>
      <w:ins w:id="149" w:author="Soumik Purkayastha" w:date="2025-07-17T14:47:00Z" w16du:dateUtc="2025-07-17T18:47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30</w:t>
        </w:r>
      </w:ins>
      <w:ins w:id="150" w:author="Soumik Purkayastha" w:date="2025-07-17T14:48:00Z" w16du:dateUtc="2025-07-17T18:48:00Z"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to be qualified for vaccination – factor in refusal as well. [same for </w:t>
        </w:r>
        <w:proofErr w:type="spellStart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>scn</w:t>
        </w:r>
        <w:proofErr w:type="spellEnd"/>
        <w:r>
          <w:rPr>
            <w:rFonts w:eastAsia="Times New Roman" w:cs="Times New Roman"/>
            <w:color w:val="000000"/>
            <w:kern w:val="0"/>
            <w:lang w:val="en-US"/>
            <w14:ligatures w14:val="none"/>
          </w:rPr>
          <w:t xml:space="preserve"> 2,3, and 4]. </w:t>
        </w:r>
      </w:ins>
    </w:p>
    <w:p w14:paraId="768406D1" w14:textId="30462EB6" w:rsidR="00394617" w:rsidRPr="00394617" w:rsidRDefault="00394617" w:rsidP="0039461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 xml:space="preserve">Scenario 2: </w:t>
      </w:r>
      <w:del w:id="151" w:author="Soumik Purkayastha" w:date="2025-07-17T14:47:00Z" w16du:dateUtc="2025-07-17T18:47:00Z">
        <w:r w:rsidRPr="00394617" w:rsidDel="00C33EDD">
          <w:rPr>
            <w:rFonts w:eastAsia="Times New Roman" w:cs="Times New Roman"/>
            <w:color w:val="000000"/>
            <w:kern w:val="0"/>
            <w:lang w:val="en-US"/>
            <w14:ligatures w14:val="none"/>
          </w:rPr>
          <w:delText xml:space="preserve">Universal vaccination through </w:delText>
        </w:r>
      </w:del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age 35</w:t>
      </w:r>
    </w:p>
    <w:p w14:paraId="4206726B" w14:textId="65AA235D" w:rsidR="00394617" w:rsidRPr="00394617" w:rsidRDefault="00394617" w:rsidP="0039461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 xml:space="preserve">Scenario 3: </w:t>
      </w:r>
      <w:del w:id="152" w:author="Soumik Purkayastha" w:date="2025-07-17T14:47:00Z" w16du:dateUtc="2025-07-17T18:47:00Z">
        <w:r w:rsidRPr="00394617" w:rsidDel="00C33EDD">
          <w:rPr>
            <w:rFonts w:eastAsia="Times New Roman" w:cs="Times New Roman"/>
            <w:color w:val="000000"/>
            <w:kern w:val="0"/>
            <w:lang w:val="en-US"/>
            <w14:ligatures w14:val="none"/>
          </w:rPr>
          <w:delText xml:space="preserve">Universal vaccination through </w:delText>
        </w:r>
      </w:del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age 40</w:t>
      </w:r>
    </w:p>
    <w:p w14:paraId="52F61853" w14:textId="331F19E7" w:rsidR="00100C2B" w:rsidRPr="00394617" w:rsidRDefault="00394617" w:rsidP="006D09CF">
      <w:pPr>
        <w:numPr>
          <w:ilvl w:val="0"/>
          <w:numId w:val="19"/>
        </w:numPr>
        <w:spacing w:before="100" w:beforeAutospacing="1" w:after="100" w:afterAutospacing="1"/>
      </w:pPr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 xml:space="preserve">Scenario 4: </w:t>
      </w:r>
      <w:del w:id="153" w:author="Soumik Purkayastha" w:date="2025-07-17T14:47:00Z" w16du:dateUtc="2025-07-17T18:47:00Z">
        <w:r w:rsidRPr="00394617" w:rsidDel="00C33EDD">
          <w:rPr>
            <w:rFonts w:eastAsia="Times New Roman" w:cs="Times New Roman"/>
            <w:color w:val="000000"/>
            <w:kern w:val="0"/>
            <w:lang w:val="en-US"/>
            <w14:ligatures w14:val="none"/>
          </w:rPr>
          <w:delText xml:space="preserve">Universal vaccination through </w:delText>
        </w:r>
      </w:del>
      <w:r w:rsidRPr="00394617">
        <w:rPr>
          <w:rFonts w:eastAsia="Times New Roman" w:cs="Times New Roman"/>
          <w:color w:val="000000"/>
          <w:kern w:val="0"/>
          <w:lang w:val="en-US"/>
          <w14:ligatures w14:val="none"/>
        </w:rPr>
        <w:t>age 45</w:t>
      </w:r>
    </w:p>
    <w:sectPr w:rsidR="00100C2B" w:rsidRPr="00394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4" w:author="Soumik Purkayastha" w:date="2025-07-17T11:27:00Z" w:initials="SP">
    <w:p w14:paraId="781F0BB8" w14:textId="77777777" w:rsidR="00394617" w:rsidRDefault="00394617" w:rsidP="00394617">
      <w:r>
        <w:rPr>
          <w:rStyle w:val="CommentReference"/>
        </w:rPr>
        <w:annotationRef/>
      </w:r>
      <w:r>
        <w:rPr>
          <w:sz w:val="20"/>
          <w:szCs w:val="20"/>
        </w:rPr>
        <w:t>Pierce Campbell, Christine M., et al. "Long-term persistence of oral human papillomavirus type 16: the HPV Infection in Men (HIM) study." Cancer prevention research 8.3 (2015): 190-196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1F0B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8C3D8E" w16cex:dateUtc="2025-07-17T15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1F0BB8" w16cid:durableId="618C3D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EB0"/>
    <w:multiLevelType w:val="multilevel"/>
    <w:tmpl w:val="2CC2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7812"/>
    <w:multiLevelType w:val="multilevel"/>
    <w:tmpl w:val="3B1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7D9D"/>
    <w:multiLevelType w:val="multilevel"/>
    <w:tmpl w:val="A506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241E9"/>
    <w:multiLevelType w:val="multilevel"/>
    <w:tmpl w:val="8A36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41EFB"/>
    <w:multiLevelType w:val="multilevel"/>
    <w:tmpl w:val="66FC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95E6E"/>
    <w:multiLevelType w:val="multilevel"/>
    <w:tmpl w:val="C3B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60725"/>
    <w:multiLevelType w:val="multilevel"/>
    <w:tmpl w:val="AE3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B1489"/>
    <w:multiLevelType w:val="multilevel"/>
    <w:tmpl w:val="1B36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D6DA3"/>
    <w:multiLevelType w:val="multilevel"/>
    <w:tmpl w:val="FF6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C17B7"/>
    <w:multiLevelType w:val="multilevel"/>
    <w:tmpl w:val="F8DE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9071B"/>
    <w:multiLevelType w:val="multilevel"/>
    <w:tmpl w:val="866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E60F8"/>
    <w:multiLevelType w:val="multilevel"/>
    <w:tmpl w:val="C578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033D8"/>
    <w:multiLevelType w:val="multilevel"/>
    <w:tmpl w:val="530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25044"/>
    <w:multiLevelType w:val="multilevel"/>
    <w:tmpl w:val="2D7E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778AC"/>
    <w:multiLevelType w:val="multilevel"/>
    <w:tmpl w:val="5E0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F6BFE"/>
    <w:multiLevelType w:val="hybridMultilevel"/>
    <w:tmpl w:val="E5769694"/>
    <w:lvl w:ilvl="0" w:tplc="30EC1668">
      <w:start w:val="8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60ECF"/>
    <w:multiLevelType w:val="multilevel"/>
    <w:tmpl w:val="9B2E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B2BB5"/>
    <w:multiLevelType w:val="multilevel"/>
    <w:tmpl w:val="FA1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07F79"/>
    <w:multiLevelType w:val="multilevel"/>
    <w:tmpl w:val="25B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303AC"/>
    <w:multiLevelType w:val="multilevel"/>
    <w:tmpl w:val="028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44558"/>
    <w:multiLevelType w:val="multilevel"/>
    <w:tmpl w:val="216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2D5656"/>
    <w:multiLevelType w:val="multilevel"/>
    <w:tmpl w:val="E10E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710008">
    <w:abstractNumId w:val="8"/>
  </w:num>
  <w:num w:numId="2" w16cid:durableId="345904735">
    <w:abstractNumId w:val="21"/>
  </w:num>
  <w:num w:numId="3" w16cid:durableId="596135712">
    <w:abstractNumId w:val="20"/>
  </w:num>
  <w:num w:numId="4" w16cid:durableId="1093816551">
    <w:abstractNumId w:val="10"/>
  </w:num>
  <w:num w:numId="5" w16cid:durableId="2136873043">
    <w:abstractNumId w:val="0"/>
  </w:num>
  <w:num w:numId="6" w16cid:durableId="1267540074">
    <w:abstractNumId w:val="17"/>
  </w:num>
  <w:num w:numId="7" w16cid:durableId="1984892449">
    <w:abstractNumId w:val="13"/>
  </w:num>
  <w:num w:numId="8" w16cid:durableId="1434518857">
    <w:abstractNumId w:val="14"/>
  </w:num>
  <w:num w:numId="9" w16cid:durableId="642927438">
    <w:abstractNumId w:val="19"/>
  </w:num>
  <w:num w:numId="10" w16cid:durableId="1084301428">
    <w:abstractNumId w:val="7"/>
  </w:num>
  <w:num w:numId="11" w16cid:durableId="1823697243">
    <w:abstractNumId w:val="9"/>
  </w:num>
  <w:num w:numId="12" w16cid:durableId="2125999363">
    <w:abstractNumId w:val="6"/>
  </w:num>
  <w:num w:numId="13" w16cid:durableId="1085608223">
    <w:abstractNumId w:val="5"/>
  </w:num>
  <w:num w:numId="14" w16cid:durableId="587158771">
    <w:abstractNumId w:val="4"/>
  </w:num>
  <w:num w:numId="15" w16cid:durableId="40836463">
    <w:abstractNumId w:val="11"/>
  </w:num>
  <w:num w:numId="16" w16cid:durableId="1505898499">
    <w:abstractNumId w:val="18"/>
  </w:num>
  <w:num w:numId="17" w16cid:durableId="113015658">
    <w:abstractNumId w:val="3"/>
  </w:num>
  <w:num w:numId="18" w16cid:durableId="910191474">
    <w:abstractNumId w:val="16"/>
  </w:num>
  <w:num w:numId="19" w16cid:durableId="673410588">
    <w:abstractNumId w:val="12"/>
  </w:num>
  <w:num w:numId="20" w16cid:durableId="423183107">
    <w:abstractNumId w:val="1"/>
  </w:num>
  <w:num w:numId="21" w16cid:durableId="1084573578">
    <w:abstractNumId w:val="2"/>
  </w:num>
  <w:num w:numId="22" w16cid:durableId="934482998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umik Purkayastha">
    <w15:presenceInfo w15:providerId="AD" w15:userId="S::SOUMIK@pitt.edu::bfb58a31-4a3a-4e31-ad2e-8f5115e1c1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17"/>
    <w:rsid w:val="0000582B"/>
    <w:rsid w:val="00011439"/>
    <w:rsid w:val="00014581"/>
    <w:rsid w:val="00026238"/>
    <w:rsid w:val="000317D8"/>
    <w:rsid w:val="00033763"/>
    <w:rsid w:val="00036198"/>
    <w:rsid w:val="00044624"/>
    <w:rsid w:val="00046B58"/>
    <w:rsid w:val="000544B6"/>
    <w:rsid w:val="00074EF2"/>
    <w:rsid w:val="000768E5"/>
    <w:rsid w:val="00077C16"/>
    <w:rsid w:val="000830A6"/>
    <w:rsid w:val="0009266E"/>
    <w:rsid w:val="00093C18"/>
    <w:rsid w:val="000A3A50"/>
    <w:rsid w:val="000B6F13"/>
    <w:rsid w:val="000C5D84"/>
    <w:rsid w:val="000C69FF"/>
    <w:rsid w:val="000D3EBF"/>
    <w:rsid w:val="000D4936"/>
    <w:rsid w:val="00100C2B"/>
    <w:rsid w:val="001045D6"/>
    <w:rsid w:val="00116E5E"/>
    <w:rsid w:val="00120676"/>
    <w:rsid w:val="00130D0F"/>
    <w:rsid w:val="001355B7"/>
    <w:rsid w:val="00136EA8"/>
    <w:rsid w:val="00140E12"/>
    <w:rsid w:val="001551B7"/>
    <w:rsid w:val="00172622"/>
    <w:rsid w:val="001804F8"/>
    <w:rsid w:val="00183220"/>
    <w:rsid w:val="00192042"/>
    <w:rsid w:val="001A6D0E"/>
    <w:rsid w:val="001A78AF"/>
    <w:rsid w:val="001B46A8"/>
    <w:rsid w:val="001C1B76"/>
    <w:rsid w:val="001C5D00"/>
    <w:rsid w:val="001D7307"/>
    <w:rsid w:val="001E3264"/>
    <w:rsid w:val="001F2781"/>
    <w:rsid w:val="00202214"/>
    <w:rsid w:val="00207472"/>
    <w:rsid w:val="002104D5"/>
    <w:rsid w:val="00220D24"/>
    <w:rsid w:val="0022570B"/>
    <w:rsid w:val="0023089D"/>
    <w:rsid w:val="00247026"/>
    <w:rsid w:val="002551FE"/>
    <w:rsid w:val="0027527E"/>
    <w:rsid w:val="00280152"/>
    <w:rsid w:val="00282130"/>
    <w:rsid w:val="002A0D33"/>
    <w:rsid w:val="002A5C43"/>
    <w:rsid w:val="002B0F5B"/>
    <w:rsid w:val="002C6BAE"/>
    <w:rsid w:val="002D3118"/>
    <w:rsid w:val="002D628E"/>
    <w:rsid w:val="002E0A2D"/>
    <w:rsid w:val="002E0D53"/>
    <w:rsid w:val="002E21A2"/>
    <w:rsid w:val="0030570A"/>
    <w:rsid w:val="00323D57"/>
    <w:rsid w:val="00331257"/>
    <w:rsid w:val="00336FB1"/>
    <w:rsid w:val="003376DD"/>
    <w:rsid w:val="00351C18"/>
    <w:rsid w:val="0036164E"/>
    <w:rsid w:val="00364220"/>
    <w:rsid w:val="00394617"/>
    <w:rsid w:val="003A0228"/>
    <w:rsid w:val="003A4213"/>
    <w:rsid w:val="003A7501"/>
    <w:rsid w:val="003C79CE"/>
    <w:rsid w:val="003D3B8E"/>
    <w:rsid w:val="003E48E3"/>
    <w:rsid w:val="003E6068"/>
    <w:rsid w:val="003F35AB"/>
    <w:rsid w:val="00411C40"/>
    <w:rsid w:val="00425457"/>
    <w:rsid w:val="00425992"/>
    <w:rsid w:val="004356BD"/>
    <w:rsid w:val="00442910"/>
    <w:rsid w:val="00455B5E"/>
    <w:rsid w:val="00461BE8"/>
    <w:rsid w:val="00466A01"/>
    <w:rsid w:val="00484AA3"/>
    <w:rsid w:val="00486BE5"/>
    <w:rsid w:val="004B6B7A"/>
    <w:rsid w:val="004B6EC0"/>
    <w:rsid w:val="004E2E75"/>
    <w:rsid w:val="004E392A"/>
    <w:rsid w:val="004F3938"/>
    <w:rsid w:val="004F4004"/>
    <w:rsid w:val="005030C5"/>
    <w:rsid w:val="005143D3"/>
    <w:rsid w:val="00514C4C"/>
    <w:rsid w:val="00571500"/>
    <w:rsid w:val="00585B8F"/>
    <w:rsid w:val="00595DA4"/>
    <w:rsid w:val="005D3128"/>
    <w:rsid w:val="006032D3"/>
    <w:rsid w:val="00605583"/>
    <w:rsid w:val="00622EA9"/>
    <w:rsid w:val="006515EE"/>
    <w:rsid w:val="0065464F"/>
    <w:rsid w:val="00663474"/>
    <w:rsid w:val="00667B73"/>
    <w:rsid w:val="006721C5"/>
    <w:rsid w:val="006A1F0F"/>
    <w:rsid w:val="006A34E1"/>
    <w:rsid w:val="006D09CF"/>
    <w:rsid w:val="006D56BB"/>
    <w:rsid w:val="006F6978"/>
    <w:rsid w:val="0073091E"/>
    <w:rsid w:val="00730F52"/>
    <w:rsid w:val="00732CC1"/>
    <w:rsid w:val="00760D1B"/>
    <w:rsid w:val="00767BE6"/>
    <w:rsid w:val="0077231D"/>
    <w:rsid w:val="0078075B"/>
    <w:rsid w:val="00785301"/>
    <w:rsid w:val="007B5242"/>
    <w:rsid w:val="007C4266"/>
    <w:rsid w:val="007E2B13"/>
    <w:rsid w:val="00800325"/>
    <w:rsid w:val="0082399C"/>
    <w:rsid w:val="008960C5"/>
    <w:rsid w:val="008B19DF"/>
    <w:rsid w:val="008C153A"/>
    <w:rsid w:val="008C524A"/>
    <w:rsid w:val="008D3642"/>
    <w:rsid w:val="008D7A19"/>
    <w:rsid w:val="00903E65"/>
    <w:rsid w:val="00904E0F"/>
    <w:rsid w:val="0090611A"/>
    <w:rsid w:val="00912B5F"/>
    <w:rsid w:val="0091473D"/>
    <w:rsid w:val="00916873"/>
    <w:rsid w:val="00924366"/>
    <w:rsid w:val="00931FB5"/>
    <w:rsid w:val="00940123"/>
    <w:rsid w:val="0094440F"/>
    <w:rsid w:val="00946BAA"/>
    <w:rsid w:val="009559D8"/>
    <w:rsid w:val="009858B9"/>
    <w:rsid w:val="0099463E"/>
    <w:rsid w:val="009B4CB0"/>
    <w:rsid w:val="009C47D5"/>
    <w:rsid w:val="009D1C06"/>
    <w:rsid w:val="009E2BDB"/>
    <w:rsid w:val="009F3516"/>
    <w:rsid w:val="009F635A"/>
    <w:rsid w:val="00A01907"/>
    <w:rsid w:val="00A03D5A"/>
    <w:rsid w:val="00A15066"/>
    <w:rsid w:val="00A16084"/>
    <w:rsid w:val="00A174E9"/>
    <w:rsid w:val="00A262FF"/>
    <w:rsid w:val="00A41CE8"/>
    <w:rsid w:val="00A42AB8"/>
    <w:rsid w:val="00A56B16"/>
    <w:rsid w:val="00A732AA"/>
    <w:rsid w:val="00AA183E"/>
    <w:rsid w:val="00AA7DF0"/>
    <w:rsid w:val="00AC7810"/>
    <w:rsid w:val="00AC7F59"/>
    <w:rsid w:val="00AC7F69"/>
    <w:rsid w:val="00AD1365"/>
    <w:rsid w:val="00AD525C"/>
    <w:rsid w:val="00AD7F86"/>
    <w:rsid w:val="00AE6223"/>
    <w:rsid w:val="00B02A82"/>
    <w:rsid w:val="00B04CFC"/>
    <w:rsid w:val="00B41470"/>
    <w:rsid w:val="00B434A6"/>
    <w:rsid w:val="00B45627"/>
    <w:rsid w:val="00B54B5E"/>
    <w:rsid w:val="00B57D06"/>
    <w:rsid w:val="00B77AD4"/>
    <w:rsid w:val="00B9279D"/>
    <w:rsid w:val="00BB166A"/>
    <w:rsid w:val="00BF63CC"/>
    <w:rsid w:val="00C065D6"/>
    <w:rsid w:val="00C123A3"/>
    <w:rsid w:val="00C25F1D"/>
    <w:rsid w:val="00C33EDD"/>
    <w:rsid w:val="00C83854"/>
    <w:rsid w:val="00C92810"/>
    <w:rsid w:val="00C95299"/>
    <w:rsid w:val="00CA14D1"/>
    <w:rsid w:val="00CA6416"/>
    <w:rsid w:val="00CB6DEF"/>
    <w:rsid w:val="00CD294E"/>
    <w:rsid w:val="00CD42A0"/>
    <w:rsid w:val="00CE6916"/>
    <w:rsid w:val="00CF0D5C"/>
    <w:rsid w:val="00CF1748"/>
    <w:rsid w:val="00D127E5"/>
    <w:rsid w:val="00D3284B"/>
    <w:rsid w:val="00D62FFC"/>
    <w:rsid w:val="00D83EF9"/>
    <w:rsid w:val="00DA66DC"/>
    <w:rsid w:val="00DC5279"/>
    <w:rsid w:val="00E019F0"/>
    <w:rsid w:val="00E201DD"/>
    <w:rsid w:val="00E26ED1"/>
    <w:rsid w:val="00E34416"/>
    <w:rsid w:val="00E4170C"/>
    <w:rsid w:val="00E729B7"/>
    <w:rsid w:val="00EA6CD3"/>
    <w:rsid w:val="00EB3F89"/>
    <w:rsid w:val="00EC5E8F"/>
    <w:rsid w:val="00EE2DBC"/>
    <w:rsid w:val="00EE6231"/>
    <w:rsid w:val="00F12224"/>
    <w:rsid w:val="00F26FA6"/>
    <w:rsid w:val="00F37820"/>
    <w:rsid w:val="00F739EA"/>
    <w:rsid w:val="00F770CD"/>
    <w:rsid w:val="00F90533"/>
    <w:rsid w:val="00F90DCA"/>
    <w:rsid w:val="00FA4BB2"/>
    <w:rsid w:val="00FC26AE"/>
    <w:rsid w:val="00FC29DB"/>
    <w:rsid w:val="00FC488F"/>
    <w:rsid w:val="00FE7D6D"/>
    <w:rsid w:val="00FF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1EF6"/>
  <w15:chartTrackingRefBased/>
  <w15:docId w15:val="{E3BFE075-EC2E-A34E-9144-7C36D998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4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6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6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6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6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6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946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9461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39461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61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61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61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61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61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946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61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6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61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946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61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94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61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946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46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94617"/>
    <w:rPr>
      <w:b/>
      <w:bCs/>
    </w:rPr>
  </w:style>
  <w:style w:type="character" w:customStyle="1" w:styleId="apple-converted-space">
    <w:name w:val="apple-converted-space"/>
    <w:basedOn w:val="DefaultParagraphFont"/>
    <w:rsid w:val="00394617"/>
  </w:style>
  <w:style w:type="character" w:styleId="CommentReference">
    <w:name w:val="annotation reference"/>
    <w:basedOn w:val="DefaultParagraphFont"/>
    <w:uiPriority w:val="99"/>
    <w:semiHidden/>
    <w:unhideWhenUsed/>
    <w:rsid w:val="003946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46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461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46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4617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667B7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1EB595-3860-604A-B636-45E0D782DF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Purkayastha</dc:creator>
  <cp:keywords/>
  <dc:description/>
  <cp:lastModifiedBy>Soumik Purkayastha</cp:lastModifiedBy>
  <cp:revision>41</cp:revision>
  <dcterms:created xsi:type="dcterms:W3CDTF">2025-07-17T15:14:00Z</dcterms:created>
  <dcterms:modified xsi:type="dcterms:W3CDTF">2025-07-17T18:51:00Z</dcterms:modified>
</cp:coreProperties>
</file>